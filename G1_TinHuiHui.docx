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2342356"/>
      </w:sdtPr>
      <w:sdtEndPr>
        <w:rPr>
          <w:rFonts w:ascii="Times New Roman" w:hAnsi="Times New Roman" w:cs="Times New Roman"/>
          <w:b/>
          <w:sz w:val="24"/>
          <w:szCs w:val="24"/>
        </w:rPr>
      </w:sdtEndPr>
      <w:sdtContent>
        <w:p w14:paraId="2399257D" w14:textId="77777777" w:rsidR="00A062CE" w:rsidRPr="00233E35" w:rsidRDefault="00A062CE">
          <w:pPr>
            <w:rPr>
              <w:rFonts w:ascii="Times New Roman" w:hAnsi="Times New Roman" w:cs="Times New Roman"/>
              <w:sz w:val="24"/>
              <w:szCs w:val="24"/>
            </w:rPr>
          </w:pPr>
        </w:p>
        <w:p w14:paraId="453FEC2D" w14:textId="77777777" w:rsidR="00A062CE" w:rsidRDefault="000A10BD">
          <w:pPr>
            <w:jc w:val="center"/>
            <w:rPr>
              <w:rFonts w:ascii="Times New Roman" w:hAnsi="Times New Roman" w:cs="Times New Roman"/>
              <w:sz w:val="24"/>
              <w:szCs w:val="24"/>
            </w:rPr>
          </w:pPr>
          <w:r>
            <w:rPr>
              <w:rFonts w:ascii="Times New Roman" w:hAnsi="Times New Roman" w:cs="Times New Roman"/>
              <w:sz w:val="24"/>
              <w:szCs w:val="24"/>
            </w:rPr>
            <w:t>UNIVERSITI TUNKU ABDUL RAHMAN</w:t>
          </w:r>
        </w:p>
        <w:p w14:paraId="405443ED" w14:textId="4E00061B" w:rsidR="00A062CE" w:rsidRDefault="000A10BD">
          <w:pPr>
            <w:jc w:val="center"/>
            <w:rPr>
              <w:rFonts w:ascii="Times New Roman" w:hAnsi="Times New Roman" w:cs="Times New Roman"/>
              <w:sz w:val="24"/>
              <w:szCs w:val="24"/>
            </w:rPr>
          </w:pPr>
          <w:r>
            <w:rPr>
              <w:rFonts w:ascii="Times New Roman" w:hAnsi="Times New Roman" w:cs="Times New Roman"/>
              <w:sz w:val="24"/>
              <w:szCs w:val="24"/>
            </w:rPr>
            <w:t>ACADEMIC YEAR 202</w:t>
          </w:r>
          <w:r w:rsidR="00D4272D">
            <w:rPr>
              <w:rFonts w:ascii="Times New Roman" w:hAnsi="Times New Roman" w:cs="Times New Roman"/>
              <w:sz w:val="24"/>
              <w:szCs w:val="24"/>
            </w:rPr>
            <w:t>2</w:t>
          </w:r>
          <w:r>
            <w:rPr>
              <w:rFonts w:ascii="Times New Roman" w:hAnsi="Times New Roman" w:cs="Times New Roman"/>
              <w:sz w:val="24"/>
              <w:szCs w:val="24"/>
            </w:rPr>
            <w:t>/202</w:t>
          </w:r>
          <w:r w:rsidR="00D4272D">
            <w:rPr>
              <w:rFonts w:ascii="Times New Roman" w:hAnsi="Times New Roman" w:cs="Times New Roman"/>
              <w:sz w:val="24"/>
              <w:szCs w:val="24"/>
            </w:rPr>
            <w:t>3</w:t>
          </w:r>
        </w:p>
        <w:p w14:paraId="7BBEC32B" w14:textId="2BD4F01C" w:rsidR="00A062CE" w:rsidRDefault="00732CE3">
          <w:pPr>
            <w:jc w:val="center"/>
            <w:rPr>
              <w:rFonts w:ascii="Times New Roman" w:hAnsi="Times New Roman" w:cs="Times New Roman"/>
              <w:sz w:val="24"/>
              <w:szCs w:val="24"/>
            </w:rPr>
          </w:pPr>
          <w:r>
            <w:rPr>
              <w:rFonts w:ascii="Times New Roman" w:hAnsi="Times New Roman" w:cs="Times New Roman"/>
              <w:sz w:val="24"/>
              <w:szCs w:val="24"/>
            </w:rPr>
            <w:t>JUNE</w:t>
          </w:r>
          <w:r w:rsidR="004D6917">
            <w:rPr>
              <w:rFonts w:ascii="Times New Roman" w:hAnsi="Times New Roman" w:cs="Times New Roman"/>
              <w:sz w:val="24"/>
              <w:szCs w:val="24"/>
            </w:rPr>
            <w:t xml:space="preserve"> 202</w:t>
          </w:r>
          <w:r w:rsidR="00F6390B">
            <w:rPr>
              <w:rFonts w:ascii="Times New Roman" w:hAnsi="Times New Roman" w:cs="Times New Roman"/>
              <w:sz w:val="24"/>
              <w:szCs w:val="24"/>
            </w:rPr>
            <w:t>2</w:t>
          </w:r>
          <w:r w:rsidR="00233E35">
            <w:rPr>
              <w:rFonts w:ascii="Times New Roman" w:hAnsi="Times New Roman" w:cs="Times New Roman"/>
              <w:sz w:val="24"/>
              <w:szCs w:val="24"/>
            </w:rPr>
            <w:t xml:space="preserve"> TRIMESTER</w:t>
          </w:r>
        </w:p>
        <w:p w14:paraId="60525449" w14:textId="77777777" w:rsidR="00A062CE" w:rsidRPr="00FB421C" w:rsidRDefault="00833ECC">
          <w:pPr>
            <w:jc w:val="center"/>
            <w:rPr>
              <w:rFonts w:ascii="Times New Roman" w:hAnsi="Times New Roman" w:cs="Times New Roman"/>
              <w:b/>
              <w:sz w:val="24"/>
              <w:szCs w:val="24"/>
            </w:rPr>
          </w:pPr>
          <w:r>
            <w:rPr>
              <w:rFonts w:ascii="Times New Roman" w:hAnsi="Times New Roman" w:cs="Times New Roman"/>
              <w:b/>
              <w:sz w:val="24"/>
              <w:szCs w:val="24"/>
            </w:rPr>
            <w:t>ASSIGNMENT</w:t>
          </w:r>
        </w:p>
        <w:p w14:paraId="51786489" w14:textId="77777777" w:rsidR="00A062CE" w:rsidRPr="00233E35" w:rsidRDefault="00A062CE">
          <w:pPr>
            <w:spacing w:after="0"/>
            <w:jc w:val="center"/>
            <w:rPr>
              <w:rFonts w:ascii="Times New Roman" w:hAnsi="Times New Roman" w:cs="Times New Roman"/>
              <w:sz w:val="24"/>
              <w:szCs w:val="24"/>
            </w:rPr>
          </w:pPr>
        </w:p>
        <w:p w14:paraId="12B5CAD1" w14:textId="77777777" w:rsidR="00A062CE" w:rsidRDefault="00833ECC">
          <w:pPr>
            <w:jc w:val="center"/>
            <w:rPr>
              <w:rFonts w:ascii="Times New Roman" w:hAnsi="Times New Roman" w:cs="Times New Roman"/>
              <w:b/>
              <w:sz w:val="24"/>
              <w:szCs w:val="24"/>
              <w:u w:val="single"/>
            </w:rPr>
          </w:pPr>
          <w:r>
            <w:rPr>
              <w:rFonts w:ascii="Times New Roman" w:hAnsi="Times New Roman" w:cs="Times New Roman"/>
              <w:b/>
              <w:sz w:val="24"/>
              <w:szCs w:val="24"/>
              <w:u w:val="single"/>
            </w:rPr>
            <w:t>REPORT</w:t>
          </w:r>
        </w:p>
        <w:p w14:paraId="63326EBE" w14:textId="77777777" w:rsidR="00A062CE" w:rsidRPr="00233E35" w:rsidRDefault="00A062CE">
          <w:pPr>
            <w:spacing w:after="0"/>
            <w:jc w:val="center"/>
            <w:rPr>
              <w:rFonts w:ascii="Times New Roman" w:hAnsi="Times New Roman" w:cs="Times New Roman"/>
              <w:sz w:val="24"/>
              <w:szCs w:val="24"/>
            </w:rPr>
          </w:pPr>
        </w:p>
        <w:p w14:paraId="20CF5F6B" w14:textId="77777777" w:rsidR="00A062CE" w:rsidRDefault="000A10BD">
          <w:pPr>
            <w:tabs>
              <w:tab w:val="right" w:pos="9000"/>
            </w:tabs>
            <w:spacing w:line="240" w:lineRule="auto"/>
            <w:rPr>
              <w:rFonts w:ascii="Times New Roman" w:hAnsi="Times New Roman" w:cs="Times New Roman"/>
              <w:b/>
              <w:sz w:val="24"/>
              <w:szCs w:val="24"/>
              <w:lang w:val="en-GB"/>
            </w:rPr>
          </w:pPr>
          <w:r>
            <w:rPr>
              <w:rFonts w:ascii="Times New Roman" w:hAnsi="Times New Roman" w:cs="Times New Roman"/>
              <w:b/>
              <w:sz w:val="24"/>
              <w:szCs w:val="24"/>
              <w:lang w:val="en-GB"/>
            </w:rPr>
            <w:t>Candidate is required to fill in ALL the information below:</w:t>
          </w:r>
        </w:p>
        <w:tbl>
          <w:tblPr>
            <w:tblStyle w:val="TableGrid"/>
            <w:tblW w:w="10485" w:type="dxa"/>
            <w:tblLook w:val="04A0" w:firstRow="1" w:lastRow="0" w:firstColumn="1" w:lastColumn="0" w:noHBand="0" w:noVBand="1"/>
          </w:tblPr>
          <w:tblGrid>
            <w:gridCol w:w="2818"/>
            <w:gridCol w:w="2331"/>
            <w:gridCol w:w="2106"/>
            <w:gridCol w:w="3230"/>
          </w:tblGrid>
          <w:tr w:rsidR="00A062CE" w14:paraId="36079CF3" w14:textId="77777777" w:rsidTr="00F72FD2">
            <w:trPr>
              <w:trHeight w:val="632"/>
            </w:trPr>
            <w:tc>
              <w:tcPr>
                <w:tcW w:w="2818" w:type="dxa"/>
              </w:tcPr>
              <w:p w14:paraId="4E8C5108" w14:textId="77777777" w:rsidR="002D0FBA" w:rsidRDefault="002D0FBA" w:rsidP="002D0FBA">
                <w:pPr>
                  <w:spacing w:before="120" w:after="120"/>
                  <w:rPr>
                    <w:rFonts w:ascii="Times New Roman" w:hAnsi="Times New Roman" w:cs="Times New Roman"/>
                    <w:lang w:val="en-US"/>
                  </w:rPr>
                </w:pPr>
                <w:r>
                  <w:rPr>
                    <w:rFonts w:ascii="Times New Roman" w:hAnsi="Times New Roman" w:cs="Times New Roman"/>
                    <w:lang w:val="en-US"/>
                  </w:rPr>
                  <w:t>Group Leader:</w:t>
                </w:r>
                <w:r>
                  <w:rPr>
                    <w:rFonts w:ascii="Times New Roman" w:hAnsi="Times New Roman" w:cs="Times New Roman"/>
                    <w:lang w:val="en-US"/>
                  </w:rPr>
                  <w:br/>
                </w:r>
                <w:r w:rsidRPr="002D0FBA">
                  <w:rPr>
                    <w:rFonts w:ascii="Times New Roman" w:hAnsi="Times New Roman" w:cs="Times New Roman"/>
                    <w:sz w:val="20"/>
                    <w:lang w:val="en-US"/>
                  </w:rPr>
                  <w:t>(</w:t>
                </w:r>
                <w:r w:rsidRPr="002D0FBA">
                  <w:rPr>
                    <w:rFonts w:ascii="Times New Roman" w:hAnsi="Times New Roman" w:cs="Times New Roman"/>
                    <w:i/>
                    <w:sz w:val="20"/>
                    <w:lang w:val="en-US"/>
                  </w:rPr>
                  <w:t>Name, ID, Programme</w:t>
                </w:r>
                <w:r w:rsidRPr="002D0FBA">
                  <w:rPr>
                    <w:rFonts w:ascii="Times New Roman" w:hAnsi="Times New Roman" w:cs="Times New Roman"/>
                    <w:sz w:val="20"/>
                    <w:lang w:val="en-US"/>
                  </w:rPr>
                  <w:t>)</w:t>
                </w:r>
              </w:p>
            </w:tc>
            <w:tc>
              <w:tcPr>
                <w:tcW w:w="7667" w:type="dxa"/>
                <w:gridSpan w:val="3"/>
              </w:tcPr>
              <w:p w14:paraId="780D6C7B" w14:textId="78A43AC3" w:rsidR="00A062CE" w:rsidRPr="00233E35" w:rsidRDefault="003F10B0">
                <w:pPr>
                  <w:spacing w:before="120" w:after="120"/>
                  <w:rPr>
                    <w:rFonts w:ascii="Times New Roman" w:hAnsi="Times New Roman" w:cs="Times New Roman"/>
                    <w:b/>
                  </w:rPr>
                </w:pPr>
                <w:r>
                  <w:rPr>
                    <w:rFonts w:ascii="Times New Roman" w:hAnsi="Times New Roman" w:cs="Times New Roman"/>
                    <w:b/>
                  </w:rPr>
                  <w:t>Tin Hui Hui</w:t>
                </w:r>
                <w:r w:rsidR="004714F3">
                  <w:rPr>
                    <w:rFonts w:ascii="Times New Roman" w:hAnsi="Times New Roman" w:cs="Times New Roman"/>
                    <w:b/>
                  </w:rPr>
                  <w:t>, 21034</w:t>
                </w:r>
                <w:r w:rsidR="0063197D">
                  <w:rPr>
                    <w:rFonts w:ascii="Times New Roman" w:hAnsi="Times New Roman" w:cs="Times New Roman"/>
                    <w:b/>
                  </w:rPr>
                  <w:t>5</w:t>
                </w:r>
                <w:r w:rsidR="004714F3">
                  <w:rPr>
                    <w:rFonts w:ascii="Times New Roman" w:hAnsi="Times New Roman" w:cs="Times New Roman"/>
                    <w:b/>
                  </w:rPr>
                  <w:t>1, SE</w:t>
                </w:r>
              </w:p>
            </w:tc>
          </w:tr>
          <w:tr w:rsidR="000E417E" w14:paraId="67C20E35" w14:textId="77777777" w:rsidTr="00F72FD2">
            <w:tc>
              <w:tcPr>
                <w:tcW w:w="2818" w:type="dxa"/>
              </w:tcPr>
              <w:p w14:paraId="5D1CF044" w14:textId="77777777" w:rsidR="000E417E" w:rsidRDefault="002D0FBA">
                <w:pPr>
                  <w:spacing w:before="120" w:after="120"/>
                  <w:rPr>
                    <w:rFonts w:ascii="Times New Roman" w:hAnsi="Times New Roman" w:cs="Times New Roman"/>
                    <w:lang w:val="en-US"/>
                  </w:rPr>
                </w:pPr>
                <w:r>
                  <w:rPr>
                    <w:rFonts w:ascii="Times New Roman" w:hAnsi="Times New Roman" w:cs="Times New Roman"/>
                    <w:lang w:val="en-US"/>
                  </w:rPr>
                  <w:t>Group member 1:</w:t>
                </w:r>
                <w:r w:rsidR="00134D62">
                  <w:rPr>
                    <w:rFonts w:ascii="Times New Roman" w:hAnsi="Times New Roman" w:cs="Times New Roman"/>
                    <w:lang w:val="en-US"/>
                  </w:rPr>
                  <w:br/>
                </w:r>
                <w:r w:rsidR="00134D62" w:rsidRPr="002D0FBA">
                  <w:rPr>
                    <w:rFonts w:ascii="Times New Roman" w:hAnsi="Times New Roman" w:cs="Times New Roman"/>
                    <w:sz w:val="20"/>
                    <w:lang w:val="en-US"/>
                  </w:rPr>
                  <w:t>(</w:t>
                </w:r>
                <w:r w:rsidR="00134D62" w:rsidRPr="002D0FBA">
                  <w:rPr>
                    <w:rFonts w:ascii="Times New Roman" w:hAnsi="Times New Roman" w:cs="Times New Roman"/>
                    <w:i/>
                    <w:sz w:val="20"/>
                    <w:lang w:val="en-US"/>
                  </w:rPr>
                  <w:t>Name, ID, Programme</w:t>
                </w:r>
                <w:r w:rsidR="00134D62" w:rsidRPr="002D0FBA">
                  <w:rPr>
                    <w:rFonts w:ascii="Times New Roman" w:hAnsi="Times New Roman" w:cs="Times New Roman"/>
                    <w:sz w:val="20"/>
                    <w:lang w:val="en-US"/>
                  </w:rPr>
                  <w:t>)</w:t>
                </w:r>
              </w:p>
            </w:tc>
            <w:tc>
              <w:tcPr>
                <w:tcW w:w="7667" w:type="dxa"/>
                <w:gridSpan w:val="3"/>
              </w:tcPr>
              <w:p w14:paraId="3A3A4050" w14:textId="2A2C0F29" w:rsidR="000E417E" w:rsidRPr="00233E35" w:rsidRDefault="00210F37">
                <w:pPr>
                  <w:spacing w:before="120" w:after="120"/>
                  <w:rPr>
                    <w:rFonts w:ascii="Times New Roman" w:hAnsi="Times New Roman" w:cs="Times New Roman"/>
                    <w:b/>
                  </w:rPr>
                </w:pPr>
                <w:r>
                  <w:rPr>
                    <w:rFonts w:ascii="Times New Roman" w:hAnsi="Times New Roman" w:cs="Times New Roman"/>
                    <w:b/>
                  </w:rPr>
                  <w:t>Choo Jia Zheng</w:t>
                </w:r>
                <w:r w:rsidR="004714F3">
                  <w:rPr>
                    <w:rFonts w:ascii="Times New Roman" w:hAnsi="Times New Roman" w:cs="Times New Roman"/>
                    <w:b/>
                  </w:rPr>
                  <w:t>, 2101998, SE</w:t>
                </w:r>
              </w:p>
            </w:tc>
          </w:tr>
          <w:tr w:rsidR="002D0FBA" w14:paraId="34ACCE98" w14:textId="77777777" w:rsidTr="00F72FD2">
            <w:tc>
              <w:tcPr>
                <w:tcW w:w="2818" w:type="dxa"/>
              </w:tcPr>
              <w:p w14:paraId="1AA7FC98" w14:textId="77777777" w:rsidR="002D0FBA" w:rsidRDefault="002D0FBA">
                <w:pPr>
                  <w:spacing w:before="120" w:after="120"/>
                  <w:rPr>
                    <w:rFonts w:ascii="Times New Roman" w:hAnsi="Times New Roman" w:cs="Times New Roman"/>
                    <w:lang w:val="en-US"/>
                  </w:rPr>
                </w:pPr>
                <w:r>
                  <w:rPr>
                    <w:rFonts w:ascii="Times New Roman" w:hAnsi="Times New Roman" w:cs="Times New Roman"/>
                    <w:lang w:val="en-US"/>
                  </w:rPr>
                  <w:t>Group member 2:</w:t>
                </w:r>
                <w:r w:rsidR="00134D62">
                  <w:rPr>
                    <w:rFonts w:ascii="Times New Roman" w:hAnsi="Times New Roman" w:cs="Times New Roman"/>
                    <w:lang w:val="en-US"/>
                  </w:rPr>
                  <w:br/>
                </w:r>
                <w:r w:rsidR="00134D62" w:rsidRPr="002D0FBA">
                  <w:rPr>
                    <w:rFonts w:ascii="Times New Roman" w:hAnsi="Times New Roman" w:cs="Times New Roman"/>
                    <w:sz w:val="20"/>
                    <w:lang w:val="en-US"/>
                  </w:rPr>
                  <w:t>(</w:t>
                </w:r>
                <w:r w:rsidR="00134D62" w:rsidRPr="002D0FBA">
                  <w:rPr>
                    <w:rFonts w:ascii="Times New Roman" w:hAnsi="Times New Roman" w:cs="Times New Roman"/>
                    <w:i/>
                    <w:sz w:val="20"/>
                    <w:lang w:val="en-US"/>
                  </w:rPr>
                  <w:t>Name, ID, Programme</w:t>
                </w:r>
                <w:r w:rsidR="00134D62" w:rsidRPr="002D0FBA">
                  <w:rPr>
                    <w:rFonts w:ascii="Times New Roman" w:hAnsi="Times New Roman" w:cs="Times New Roman"/>
                    <w:sz w:val="20"/>
                    <w:lang w:val="en-US"/>
                  </w:rPr>
                  <w:t>)</w:t>
                </w:r>
              </w:p>
            </w:tc>
            <w:tc>
              <w:tcPr>
                <w:tcW w:w="7667" w:type="dxa"/>
                <w:gridSpan w:val="3"/>
              </w:tcPr>
              <w:p w14:paraId="399217EE" w14:textId="6D8DE23F" w:rsidR="002D0FBA" w:rsidRPr="00233E35" w:rsidRDefault="00210F37">
                <w:pPr>
                  <w:spacing w:before="120" w:after="120"/>
                  <w:rPr>
                    <w:rFonts w:ascii="Times New Roman" w:hAnsi="Times New Roman" w:cs="Times New Roman"/>
                    <w:b/>
                  </w:rPr>
                </w:pPr>
                <w:r>
                  <w:rPr>
                    <w:rFonts w:ascii="Times New Roman" w:hAnsi="Times New Roman" w:cs="Times New Roman"/>
                    <w:b/>
                  </w:rPr>
                  <w:t>Emily Wee Earn Xin</w:t>
                </w:r>
                <w:r w:rsidR="00EE462E">
                  <w:rPr>
                    <w:rFonts w:ascii="Times New Roman" w:hAnsi="Times New Roman" w:cs="Times New Roman"/>
                    <w:b/>
                  </w:rPr>
                  <w:t>, 2103552, SE</w:t>
                </w:r>
              </w:p>
            </w:tc>
          </w:tr>
          <w:tr w:rsidR="002D0FBA" w14:paraId="34FEE2E3" w14:textId="77777777" w:rsidTr="00F72FD2">
            <w:tc>
              <w:tcPr>
                <w:tcW w:w="2818" w:type="dxa"/>
              </w:tcPr>
              <w:p w14:paraId="647E5B7B" w14:textId="77777777" w:rsidR="002D0FBA" w:rsidRDefault="002D0FBA">
                <w:pPr>
                  <w:spacing w:before="120" w:after="120"/>
                  <w:rPr>
                    <w:rFonts w:ascii="Times New Roman" w:hAnsi="Times New Roman" w:cs="Times New Roman"/>
                    <w:lang w:val="en-US"/>
                  </w:rPr>
                </w:pPr>
                <w:r>
                  <w:rPr>
                    <w:rFonts w:ascii="Times New Roman" w:hAnsi="Times New Roman" w:cs="Times New Roman"/>
                    <w:lang w:val="en-US"/>
                  </w:rPr>
                  <w:t>Group member 3:</w:t>
                </w:r>
                <w:r w:rsidR="00134D62">
                  <w:rPr>
                    <w:rFonts w:ascii="Times New Roman" w:hAnsi="Times New Roman" w:cs="Times New Roman"/>
                    <w:lang w:val="en-US"/>
                  </w:rPr>
                  <w:br/>
                </w:r>
                <w:r w:rsidR="00134D62" w:rsidRPr="002D0FBA">
                  <w:rPr>
                    <w:rFonts w:ascii="Times New Roman" w:hAnsi="Times New Roman" w:cs="Times New Roman"/>
                    <w:sz w:val="20"/>
                    <w:lang w:val="en-US"/>
                  </w:rPr>
                  <w:t>(</w:t>
                </w:r>
                <w:r w:rsidR="00134D62" w:rsidRPr="002D0FBA">
                  <w:rPr>
                    <w:rFonts w:ascii="Times New Roman" w:hAnsi="Times New Roman" w:cs="Times New Roman"/>
                    <w:i/>
                    <w:sz w:val="20"/>
                    <w:lang w:val="en-US"/>
                  </w:rPr>
                  <w:t>Name, ID, Programme</w:t>
                </w:r>
                <w:r w:rsidR="00134D62" w:rsidRPr="002D0FBA">
                  <w:rPr>
                    <w:rFonts w:ascii="Times New Roman" w:hAnsi="Times New Roman" w:cs="Times New Roman"/>
                    <w:sz w:val="20"/>
                    <w:lang w:val="en-US"/>
                  </w:rPr>
                  <w:t>)</w:t>
                </w:r>
              </w:p>
            </w:tc>
            <w:tc>
              <w:tcPr>
                <w:tcW w:w="7667" w:type="dxa"/>
                <w:gridSpan w:val="3"/>
              </w:tcPr>
              <w:p w14:paraId="5E887BB6" w14:textId="43DA2A2B" w:rsidR="002D0FBA" w:rsidRPr="00233E35" w:rsidRDefault="00210F37">
                <w:pPr>
                  <w:spacing w:before="120" w:after="120"/>
                  <w:rPr>
                    <w:rFonts w:ascii="Times New Roman" w:hAnsi="Times New Roman" w:cs="Times New Roman"/>
                    <w:b/>
                  </w:rPr>
                </w:pPr>
                <w:r>
                  <w:rPr>
                    <w:rFonts w:ascii="Times New Roman" w:hAnsi="Times New Roman" w:cs="Times New Roman"/>
                    <w:b/>
                  </w:rPr>
                  <w:t>Loke Weng Yan</w:t>
                </w:r>
                <w:r w:rsidR="00EE462E">
                  <w:rPr>
                    <w:rFonts w:ascii="Times New Roman" w:hAnsi="Times New Roman" w:cs="Times New Roman"/>
                    <w:b/>
                  </w:rPr>
                  <w:t>, 2103237, SE</w:t>
                </w:r>
              </w:p>
            </w:tc>
          </w:tr>
          <w:tr w:rsidR="002D0FBA" w14:paraId="6E110452" w14:textId="77777777" w:rsidTr="00F72FD2">
            <w:tc>
              <w:tcPr>
                <w:tcW w:w="2818" w:type="dxa"/>
              </w:tcPr>
              <w:p w14:paraId="3152FC47" w14:textId="77777777" w:rsidR="002D0FBA" w:rsidRDefault="002D0FBA">
                <w:pPr>
                  <w:spacing w:before="120" w:after="120"/>
                  <w:rPr>
                    <w:rFonts w:ascii="Times New Roman" w:hAnsi="Times New Roman" w:cs="Times New Roman"/>
                    <w:lang w:val="en-US"/>
                  </w:rPr>
                </w:pPr>
                <w:r>
                  <w:rPr>
                    <w:rFonts w:ascii="Times New Roman" w:hAnsi="Times New Roman" w:cs="Times New Roman"/>
                    <w:lang w:val="en-US"/>
                  </w:rPr>
                  <w:t>Group member 4:</w:t>
                </w:r>
                <w:r w:rsidR="00134D62">
                  <w:rPr>
                    <w:rFonts w:ascii="Times New Roman" w:hAnsi="Times New Roman" w:cs="Times New Roman"/>
                    <w:lang w:val="en-US"/>
                  </w:rPr>
                  <w:br/>
                </w:r>
                <w:r w:rsidR="00134D62" w:rsidRPr="002D0FBA">
                  <w:rPr>
                    <w:rFonts w:ascii="Times New Roman" w:hAnsi="Times New Roman" w:cs="Times New Roman"/>
                    <w:sz w:val="20"/>
                    <w:lang w:val="en-US"/>
                  </w:rPr>
                  <w:t>(</w:t>
                </w:r>
                <w:r w:rsidR="00134D62" w:rsidRPr="002D0FBA">
                  <w:rPr>
                    <w:rFonts w:ascii="Times New Roman" w:hAnsi="Times New Roman" w:cs="Times New Roman"/>
                    <w:i/>
                    <w:sz w:val="20"/>
                    <w:lang w:val="en-US"/>
                  </w:rPr>
                  <w:t>Name, ID, Programme</w:t>
                </w:r>
                <w:r w:rsidR="00134D62" w:rsidRPr="002D0FBA">
                  <w:rPr>
                    <w:rFonts w:ascii="Times New Roman" w:hAnsi="Times New Roman" w:cs="Times New Roman"/>
                    <w:sz w:val="20"/>
                    <w:lang w:val="en-US"/>
                  </w:rPr>
                  <w:t>)</w:t>
                </w:r>
              </w:p>
            </w:tc>
            <w:tc>
              <w:tcPr>
                <w:tcW w:w="7667" w:type="dxa"/>
                <w:gridSpan w:val="3"/>
              </w:tcPr>
              <w:p w14:paraId="57A4F327" w14:textId="5E16647F" w:rsidR="002D0FBA" w:rsidRPr="00233E35" w:rsidRDefault="00210F37">
                <w:pPr>
                  <w:spacing w:before="120" w:after="120"/>
                  <w:rPr>
                    <w:rFonts w:ascii="Times New Roman" w:hAnsi="Times New Roman" w:cs="Times New Roman"/>
                    <w:b/>
                  </w:rPr>
                </w:pPr>
                <w:r>
                  <w:rPr>
                    <w:rFonts w:ascii="Times New Roman" w:hAnsi="Times New Roman" w:cs="Times New Roman"/>
                    <w:b/>
                  </w:rPr>
                  <w:t>Mooi Chee Ying</w:t>
                </w:r>
                <w:r w:rsidR="00EE462E">
                  <w:rPr>
                    <w:rFonts w:ascii="Times New Roman" w:hAnsi="Times New Roman" w:cs="Times New Roman"/>
                    <w:b/>
                  </w:rPr>
                  <w:t>, 2103124, SE</w:t>
                </w:r>
              </w:p>
            </w:tc>
          </w:tr>
          <w:tr w:rsidR="00A062CE" w14:paraId="7EF02E16" w14:textId="77777777" w:rsidTr="00F72FD2">
            <w:tc>
              <w:tcPr>
                <w:tcW w:w="2818" w:type="dxa"/>
              </w:tcPr>
              <w:p w14:paraId="78C4D9F0" w14:textId="77777777" w:rsidR="00A062CE" w:rsidRDefault="000A10BD">
                <w:pPr>
                  <w:spacing w:before="120" w:after="120"/>
                  <w:rPr>
                    <w:rFonts w:ascii="Times New Roman" w:hAnsi="Times New Roman" w:cs="Times New Roman"/>
                  </w:rPr>
                </w:pPr>
                <w:r>
                  <w:rPr>
                    <w:rFonts w:ascii="Times New Roman" w:hAnsi="Times New Roman" w:cs="Times New Roman"/>
                    <w:lang w:val="en-US"/>
                  </w:rPr>
                  <w:t>Faculty /Institute/ Centre:</w:t>
                </w:r>
              </w:p>
            </w:tc>
            <w:tc>
              <w:tcPr>
                <w:tcW w:w="2331" w:type="dxa"/>
              </w:tcPr>
              <w:p w14:paraId="32E9BAEF" w14:textId="77777777" w:rsidR="00A062CE" w:rsidRPr="00FB421C" w:rsidRDefault="00FB421C">
                <w:pPr>
                  <w:spacing w:before="120" w:after="120"/>
                  <w:rPr>
                    <w:rFonts w:ascii="Times New Roman" w:hAnsi="Times New Roman" w:cs="Times New Roman"/>
                    <w:b/>
                  </w:rPr>
                </w:pPr>
                <w:r w:rsidRPr="00FB421C">
                  <w:rPr>
                    <w:rFonts w:ascii="Times New Roman" w:hAnsi="Times New Roman" w:cs="Times New Roman"/>
                    <w:b/>
                  </w:rPr>
                  <w:t>LKC FES</w:t>
                </w:r>
              </w:p>
            </w:tc>
            <w:tc>
              <w:tcPr>
                <w:tcW w:w="2106" w:type="dxa"/>
              </w:tcPr>
              <w:p w14:paraId="4BB52848" w14:textId="77777777" w:rsidR="00A062CE" w:rsidRDefault="00134D62">
                <w:pPr>
                  <w:spacing w:before="120" w:after="120"/>
                  <w:rPr>
                    <w:rFonts w:ascii="Times New Roman" w:hAnsi="Times New Roman" w:cs="Times New Roman"/>
                  </w:rPr>
                </w:pPr>
                <w:r>
                  <w:rPr>
                    <w:rFonts w:ascii="Times New Roman" w:hAnsi="Times New Roman" w:cs="Times New Roman"/>
                  </w:rPr>
                  <w:t>Group number:</w:t>
                </w:r>
              </w:p>
            </w:tc>
            <w:tc>
              <w:tcPr>
                <w:tcW w:w="3230" w:type="dxa"/>
              </w:tcPr>
              <w:p w14:paraId="7FD73A9A" w14:textId="7C758548" w:rsidR="00A062CE" w:rsidRPr="00233E35" w:rsidRDefault="00E96CAE">
                <w:pPr>
                  <w:spacing w:before="120" w:after="120"/>
                  <w:rPr>
                    <w:rFonts w:ascii="Times New Roman" w:hAnsi="Times New Roman" w:cs="Times New Roman"/>
                    <w:b/>
                  </w:rPr>
                </w:pPr>
                <w:r w:rsidRPr="2507C4AE">
                  <w:rPr>
                    <w:rFonts w:ascii="Times New Roman" w:hAnsi="Times New Roman" w:cs="Times New Roman"/>
                    <w:b/>
                    <w:bCs/>
                  </w:rPr>
                  <w:t>G</w:t>
                </w:r>
                <w:r w:rsidR="11E316BC" w:rsidRPr="2507C4AE">
                  <w:rPr>
                    <w:rFonts w:ascii="Times New Roman" w:hAnsi="Times New Roman" w:cs="Times New Roman"/>
                    <w:b/>
                    <w:bCs/>
                  </w:rPr>
                  <w:t>1</w:t>
                </w:r>
              </w:p>
            </w:tc>
          </w:tr>
          <w:tr w:rsidR="00A062CE" w14:paraId="55CC09EA" w14:textId="77777777" w:rsidTr="00F72FD2">
            <w:tc>
              <w:tcPr>
                <w:tcW w:w="2818" w:type="dxa"/>
              </w:tcPr>
              <w:p w14:paraId="5F2503D7" w14:textId="75C1A9F8" w:rsidR="00A062CE" w:rsidRDefault="000A10BD">
                <w:pPr>
                  <w:spacing w:before="120"/>
                  <w:rPr>
                    <w:rFonts w:ascii="Times New Roman" w:hAnsi="Times New Roman" w:cs="Times New Roman"/>
                  </w:rPr>
                </w:pPr>
                <w:r>
                  <w:rPr>
                    <w:rFonts w:ascii="Times New Roman" w:hAnsi="Times New Roman" w:cs="Times New Roman"/>
                  </w:rPr>
                  <w:t>Course Code:</w:t>
                </w:r>
              </w:p>
            </w:tc>
            <w:tc>
              <w:tcPr>
                <w:tcW w:w="2331" w:type="dxa"/>
              </w:tcPr>
              <w:p w14:paraId="2A114711" w14:textId="42590932" w:rsidR="00A062CE" w:rsidRPr="00233E35" w:rsidRDefault="00833ECC">
                <w:pPr>
                  <w:spacing w:before="120" w:after="120"/>
                  <w:rPr>
                    <w:rFonts w:ascii="Times New Roman" w:hAnsi="Times New Roman" w:cs="Times New Roman"/>
                    <w:b/>
                  </w:rPr>
                </w:pPr>
                <w:r>
                  <w:rPr>
                    <w:rFonts w:ascii="Times New Roman" w:hAnsi="Times New Roman" w:cs="Times New Roman"/>
                    <w:b/>
                  </w:rPr>
                  <w:t>UECS1</w:t>
                </w:r>
                <w:r w:rsidR="0066008C">
                  <w:rPr>
                    <w:rFonts w:ascii="Times New Roman" w:hAnsi="Times New Roman" w:cs="Times New Roman"/>
                    <w:b/>
                  </w:rPr>
                  <w:t>004</w:t>
                </w:r>
                <w:r>
                  <w:rPr>
                    <w:rFonts w:ascii="Times New Roman" w:hAnsi="Times New Roman" w:cs="Times New Roman"/>
                    <w:b/>
                  </w:rPr>
                  <w:t>/UECS1</w:t>
                </w:r>
                <w:r w:rsidR="0066008C">
                  <w:rPr>
                    <w:rFonts w:ascii="Times New Roman" w:hAnsi="Times New Roman" w:cs="Times New Roman"/>
                    <w:b/>
                  </w:rPr>
                  <w:t>104</w:t>
                </w:r>
              </w:p>
            </w:tc>
            <w:tc>
              <w:tcPr>
                <w:tcW w:w="2106" w:type="dxa"/>
              </w:tcPr>
              <w:p w14:paraId="73E02998" w14:textId="21A28808" w:rsidR="00A062CE" w:rsidRDefault="000A10BD">
                <w:pPr>
                  <w:spacing w:before="120" w:after="120"/>
                  <w:rPr>
                    <w:rFonts w:ascii="Times New Roman" w:hAnsi="Times New Roman" w:cs="Times New Roman"/>
                  </w:rPr>
                </w:pPr>
                <w:r>
                  <w:rPr>
                    <w:rFonts w:ascii="Times New Roman" w:hAnsi="Times New Roman" w:cs="Times New Roman"/>
                  </w:rPr>
                  <w:t>Course Description:</w:t>
                </w:r>
              </w:p>
            </w:tc>
            <w:tc>
              <w:tcPr>
                <w:tcW w:w="3230" w:type="dxa"/>
              </w:tcPr>
              <w:p w14:paraId="79A8A4ED" w14:textId="51B8FC1B" w:rsidR="00A062CE" w:rsidRPr="00FB421C" w:rsidRDefault="0066008C">
                <w:pPr>
                  <w:spacing w:before="120" w:after="120"/>
                  <w:rPr>
                    <w:rFonts w:ascii="Times New Roman" w:hAnsi="Times New Roman" w:cs="Times New Roman"/>
                    <w:b/>
                  </w:rPr>
                </w:pPr>
                <w:r>
                  <w:rPr>
                    <w:rFonts w:ascii="Times New Roman" w:hAnsi="Times New Roman" w:cs="Times New Roman"/>
                    <w:b/>
                  </w:rPr>
                  <w:t>Programming and Problem Solving</w:t>
                </w:r>
              </w:p>
            </w:tc>
          </w:tr>
        </w:tbl>
        <w:p w14:paraId="0FA52C8E" w14:textId="77777777" w:rsidR="00A062CE" w:rsidRPr="00233E35" w:rsidRDefault="00A062CE">
          <w:pPr>
            <w:spacing w:after="0"/>
            <w:rPr>
              <w:rFonts w:ascii="Times New Roman" w:hAnsi="Times New Roman" w:cs="Times New Roman"/>
              <w:sz w:val="24"/>
              <w:szCs w:val="24"/>
            </w:rPr>
          </w:pPr>
        </w:p>
        <w:p w14:paraId="4EAAEF32" w14:textId="77777777" w:rsidR="00FB421C" w:rsidRDefault="00FB421C">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14:paraId="0EA72011" w14:textId="77777777" w:rsidR="00A062CE" w:rsidRPr="00233E35" w:rsidRDefault="00A062CE">
          <w:pPr>
            <w:jc w:val="both"/>
            <w:rPr>
              <w:rFonts w:ascii="Times New Roman" w:eastAsia="Times New Roman" w:hAnsi="Times New Roman" w:cs="Times New Roman"/>
              <w:sz w:val="24"/>
              <w:szCs w:val="24"/>
            </w:rPr>
          </w:pPr>
        </w:p>
        <w:p w14:paraId="3C85E9EB" w14:textId="77777777" w:rsidR="00A062CE" w:rsidRPr="00226A34" w:rsidRDefault="000A10BD">
          <w:pPr>
            <w:jc w:val="center"/>
            <w:rPr>
              <w:rFonts w:ascii="Times New Roman" w:eastAsia="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5912872C" wp14:editId="36D88C69">
                <wp:extent cx="2076450" cy="1439545"/>
                <wp:effectExtent l="0" t="0" r="0" b="0"/>
                <wp:docPr id="1" name="image1.jpg" descr="logo"/>
                <wp:cNvGraphicFramePr/>
                <a:graphic xmlns:a="http://schemas.openxmlformats.org/drawingml/2006/main">
                  <a:graphicData uri="http://schemas.openxmlformats.org/drawingml/2006/picture">
                    <pic:pic xmlns:pic="http://schemas.openxmlformats.org/drawingml/2006/picture">
                      <pic:nvPicPr>
                        <pic:cNvPr id="1" name="image1.jpg" descr="logo"/>
                        <pic:cNvPicPr preferRelativeResize="0"/>
                      </pic:nvPicPr>
                      <pic:blipFill>
                        <a:blip r:embed="rId12"/>
                        <a:srcRect/>
                        <a:stretch>
                          <a:fillRect/>
                        </a:stretch>
                      </pic:blipFill>
                      <pic:spPr>
                        <a:xfrm>
                          <a:off x="0" y="0"/>
                          <a:ext cx="2076923" cy="1440000"/>
                        </a:xfrm>
                        <a:prstGeom prst="rect">
                          <a:avLst/>
                        </a:prstGeom>
                      </pic:spPr>
                    </pic:pic>
                  </a:graphicData>
                </a:graphic>
              </wp:inline>
            </w:drawing>
          </w:r>
        </w:p>
        <w:p w14:paraId="786BA99E" w14:textId="77777777" w:rsidR="00A062CE" w:rsidRPr="00233E35" w:rsidRDefault="00A062CE">
          <w:pPr>
            <w:jc w:val="both"/>
            <w:rPr>
              <w:rFonts w:ascii="Times New Roman" w:eastAsia="Times New Roman" w:hAnsi="Times New Roman" w:cs="Times New Roman"/>
              <w:sz w:val="24"/>
              <w:szCs w:val="24"/>
            </w:rPr>
          </w:pPr>
        </w:p>
        <w:p w14:paraId="55571D04" w14:textId="77777777" w:rsidR="00A062CE" w:rsidRDefault="000A10B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DECLARATION STATEMENT</w:t>
          </w:r>
        </w:p>
        <w:p w14:paraId="0A00FDCB" w14:textId="77777777" w:rsidR="00A062CE" w:rsidRPr="00233E35" w:rsidRDefault="00A062CE">
          <w:pPr>
            <w:jc w:val="both"/>
            <w:rPr>
              <w:rFonts w:ascii="Times New Roman" w:eastAsia="Times New Roman" w:hAnsi="Times New Roman" w:cs="Times New Roman"/>
              <w:sz w:val="24"/>
              <w:szCs w:val="24"/>
            </w:rPr>
          </w:pPr>
        </w:p>
        <w:p w14:paraId="63151854" w14:textId="77777777" w:rsidR="00A062CE" w:rsidRDefault="003F32E6" w:rsidP="00233E35">
          <w:pPr>
            <w:pStyle w:val="NormalWeb"/>
            <w:spacing w:beforeAutospacing="0" w:after="160" w:afterAutospacing="0" w:line="360" w:lineRule="auto"/>
            <w:ind w:right="118"/>
            <w:jc w:val="both"/>
          </w:pPr>
          <w:r>
            <w:rPr>
              <w:color w:val="000000"/>
            </w:rPr>
            <w:t>We</w:t>
          </w:r>
          <w:r w:rsidR="000A10BD">
            <w:rPr>
              <w:color w:val="000000"/>
            </w:rPr>
            <w:t xml:space="preserve"> hereby solemnly and sinc</w:t>
          </w:r>
          <w:r>
            <w:rPr>
              <w:color w:val="000000"/>
            </w:rPr>
            <w:t>erely declare and confirm that we</w:t>
          </w:r>
          <w:r w:rsidR="000A10BD">
            <w:rPr>
              <w:color w:val="000000"/>
            </w:rPr>
            <w:t xml:space="preserve"> have read, understood and shall abide and comply with all laws, rules, regulations, guidelines and lawful instruction of the University and its staff in relation to the commencement of any assessment / examination during my programme of study in Universiti Tunku Abdul Rahman.</w:t>
          </w:r>
        </w:p>
        <w:p w14:paraId="3B534893" w14:textId="77777777" w:rsidR="00A062CE" w:rsidRDefault="003F32E6" w:rsidP="00233E35">
          <w:pPr>
            <w:pStyle w:val="NormalWeb"/>
            <w:spacing w:beforeAutospacing="0" w:after="160" w:afterAutospacing="0" w:line="360" w:lineRule="auto"/>
            <w:ind w:right="118"/>
            <w:jc w:val="both"/>
          </w:pPr>
          <w:r>
            <w:rPr>
              <w:color w:val="000000"/>
            </w:rPr>
            <w:t>We hereby declare that our</w:t>
          </w:r>
          <w:r w:rsidR="000A10BD">
            <w:rPr>
              <w:color w:val="000000"/>
            </w:rPr>
            <w:t xml:space="preserve"> submission for all as</w:t>
          </w:r>
          <w:r>
            <w:rPr>
              <w:color w:val="000000"/>
            </w:rPr>
            <w:t>sessment / examination during our</w:t>
          </w:r>
          <w:r w:rsidR="000A10BD">
            <w:rPr>
              <w:color w:val="000000"/>
            </w:rPr>
            <w:t xml:space="preserve"> programme of study in the</w:t>
          </w:r>
          <w:r>
            <w:rPr>
              <w:color w:val="000000"/>
            </w:rPr>
            <w:t xml:space="preserve"> University shall be based on our</w:t>
          </w:r>
          <w:r w:rsidR="000A10BD">
            <w:rPr>
              <w:color w:val="000000"/>
            </w:rPr>
            <w:t xml:space="preserve"> original work, not plagiarised from any source(s) except for citations and quotations whic</w:t>
          </w:r>
          <w:r>
            <w:rPr>
              <w:color w:val="000000"/>
            </w:rPr>
            <w:t>h have been duly acknowledged. We are</w:t>
          </w:r>
          <w:r w:rsidR="000A10BD">
            <w:rPr>
              <w:color w:val="000000"/>
            </w:rPr>
            <w:t xml:space="preserve"> fully aware that students who are suspected of violating this pledge are liable to be referred to the Examination Disciplinary Committee of the University.</w:t>
          </w:r>
        </w:p>
        <w:p w14:paraId="05140520" w14:textId="77777777" w:rsidR="00A062CE" w:rsidRDefault="003F32E6" w:rsidP="00233E35">
          <w:pPr>
            <w:pStyle w:val="NormalWeb"/>
            <w:spacing w:beforeAutospacing="0" w:after="160" w:afterAutospacing="0" w:line="360" w:lineRule="auto"/>
            <w:ind w:right="118"/>
            <w:jc w:val="both"/>
            <w:rPr>
              <w:color w:val="000000"/>
            </w:rPr>
          </w:pPr>
          <w:r>
            <w:rPr>
              <w:color w:val="000000"/>
            </w:rPr>
            <w:t>We further certify that we</w:t>
          </w:r>
          <w:r w:rsidR="000A10BD">
            <w:rPr>
              <w:color w:val="000000"/>
            </w:rPr>
            <w:t xml:space="preserve"> have read and understand the above guidelines and agree to abide by the above declarations.</w:t>
          </w:r>
          <w:r>
            <w:rPr>
              <w:color w:val="000000"/>
            </w:rPr>
            <w:t xml:space="preserve"> </w:t>
          </w:r>
          <w:r w:rsidRPr="003F32E6">
            <w:rPr>
              <w:color w:val="000000"/>
            </w:rPr>
            <w:t xml:space="preserve">The </w:t>
          </w:r>
          <w:r>
            <w:rPr>
              <w:color w:val="000000"/>
            </w:rPr>
            <w:t>group leader</w:t>
          </w:r>
          <w:r w:rsidRPr="003F32E6">
            <w:rPr>
              <w:color w:val="000000"/>
            </w:rPr>
            <w:t xml:space="preserve"> signs this </w:t>
          </w:r>
          <w:r>
            <w:rPr>
              <w:color w:val="000000"/>
            </w:rPr>
            <w:t>declaration statement</w:t>
          </w:r>
          <w:r w:rsidRPr="003F32E6">
            <w:rPr>
              <w:color w:val="000000"/>
            </w:rPr>
            <w:t xml:space="preserve"> on behalf of any and all </w:t>
          </w:r>
          <w:r>
            <w:rPr>
              <w:color w:val="000000"/>
            </w:rPr>
            <w:t>group members</w:t>
          </w:r>
          <w:r w:rsidRPr="003F32E6">
            <w:rPr>
              <w:color w:val="000000"/>
            </w:rPr>
            <w:t>.</w:t>
          </w:r>
        </w:p>
        <w:p w14:paraId="6C15484E" w14:textId="41C06527" w:rsidR="00A062CE" w:rsidRPr="00226A34" w:rsidRDefault="00A062CE">
          <w:pPr>
            <w:pStyle w:val="NormalWeb"/>
            <w:spacing w:beforeAutospacing="0" w:after="160" w:afterAutospacing="0" w:line="360" w:lineRule="auto"/>
            <w:jc w:val="both"/>
            <w:rPr>
              <w:color w:val="000000"/>
            </w:rPr>
          </w:pPr>
        </w:p>
        <w:p w14:paraId="0783D492" w14:textId="68D4259A" w:rsidR="00A062CE" w:rsidRPr="003F32E6" w:rsidRDefault="0063197D">
          <w:pPr>
            <w:rPr>
              <w:rFonts w:ascii="Times New Roman" w:hAnsi="Times New Roman" w:cs="Times New Roman"/>
              <w:lang w:val="en-US"/>
            </w:rPr>
          </w:pPr>
          <w:r>
            <w:rPr>
              <w:rFonts w:ascii="Times New Roman" w:hAnsi="Times New Roman" w:cs="Times New Roman"/>
              <w:noProof/>
              <w:lang w:val="en-US"/>
            </w:rPr>
            <mc:AlternateContent>
              <mc:Choice Requires="wpi">
                <w:drawing>
                  <wp:anchor distT="0" distB="0" distL="114300" distR="114300" simplePos="0" relativeHeight="251658240" behindDoc="0" locked="0" layoutInCell="1" allowOverlap="1" wp14:anchorId="631CD7AC" wp14:editId="6BEDEB08">
                    <wp:simplePos x="0" y="0"/>
                    <wp:positionH relativeFrom="column">
                      <wp:posOffset>649605</wp:posOffset>
                    </wp:positionH>
                    <wp:positionV relativeFrom="paragraph">
                      <wp:posOffset>-245110</wp:posOffset>
                    </wp:positionV>
                    <wp:extent cx="1035445" cy="615950"/>
                    <wp:effectExtent l="38100" t="38100" r="0" b="69850"/>
                    <wp:wrapNone/>
                    <wp:docPr id="1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1035445" cy="61595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2F722C41">
                  <v:shapetype id="_x0000_t75" coordsize="21600,21600" filled="f" stroked="f" o:spt="75" o:preferrelative="t" path="m@4@5l@4@11@9@11@9@5xe" w14:anchorId="2C10D42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1" style="position:absolute;margin-left:49.75pt;margin-top:-20.7pt;width:84.4pt;height:51.3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">
                    <v:imagedata o:title="" r:id="rId14"/>
                  </v:shape>
                </w:pict>
              </mc:Fallback>
            </mc:AlternateContent>
          </w:r>
        </w:p>
        <w:p w14:paraId="677E9ECF" w14:textId="77777777" w:rsidR="00A062CE" w:rsidRDefault="000A10BD">
          <w:pPr>
            <w:pStyle w:val="NormalWeb"/>
            <w:spacing w:beforeAutospacing="0" w:after="160" w:afterAutospacing="0" w:line="17" w:lineRule="atLeast"/>
            <w:jc w:val="both"/>
          </w:pPr>
          <w:r>
            <w:rPr>
              <w:color w:val="000000"/>
            </w:rPr>
            <w:t>_______________________________________</w:t>
          </w:r>
        </w:p>
        <w:p w14:paraId="7F9F46C2" w14:textId="4DD7FB55" w:rsidR="00A062CE" w:rsidRDefault="00F72FD2">
          <w:pPr>
            <w:pStyle w:val="NormalWeb"/>
            <w:spacing w:beforeAutospacing="0" w:after="160" w:afterAutospacing="0" w:line="17" w:lineRule="atLeast"/>
            <w:jc w:val="both"/>
          </w:pPr>
          <w:r>
            <w:rPr>
              <w:color w:val="000000"/>
            </w:rPr>
            <w:t xml:space="preserve">Group Leader </w:t>
          </w:r>
          <w:r w:rsidR="000A10BD">
            <w:rPr>
              <w:color w:val="000000"/>
            </w:rPr>
            <w:t>Name:</w:t>
          </w:r>
          <w:r w:rsidR="00177CE4">
            <w:rPr>
              <w:color w:val="000000"/>
            </w:rPr>
            <w:t xml:space="preserve"> </w:t>
          </w:r>
          <w:r w:rsidR="00A8119D">
            <w:rPr>
              <w:color w:val="000000"/>
            </w:rPr>
            <w:t>Tin Hui Hui</w:t>
          </w:r>
        </w:p>
        <w:p w14:paraId="1C6A7F55" w14:textId="6D045FA6" w:rsidR="00A062CE" w:rsidRDefault="00177CE4">
          <w:pPr>
            <w:pStyle w:val="NormalWeb"/>
            <w:spacing w:beforeAutospacing="0" w:after="160" w:afterAutospacing="0" w:line="17" w:lineRule="atLeast"/>
            <w:jc w:val="both"/>
          </w:pPr>
          <w:r>
            <w:rPr>
              <w:color w:val="000000"/>
            </w:rPr>
            <w:t xml:space="preserve">Student’s I.C. / Passport No.: </w:t>
          </w:r>
          <w:r w:rsidR="00DC592F">
            <w:rPr>
              <w:color w:val="000000"/>
            </w:rPr>
            <w:t>020513-01-0908</w:t>
          </w:r>
        </w:p>
        <w:p w14:paraId="3CA3A749" w14:textId="2AB2F186" w:rsidR="00A062CE" w:rsidRDefault="00177CE4">
          <w:pPr>
            <w:pStyle w:val="NormalWeb"/>
            <w:spacing w:beforeAutospacing="0" w:after="160" w:afterAutospacing="0" w:line="17" w:lineRule="atLeast"/>
            <w:jc w:val="both"/>
          </w:pPr>
          <w:r>
            <w:rPr>
              <w:color w:val="000000"/>
            </w:rPr>
            <w:t xml:space="preserve">Date: </w:t>
          </w:r>
          <w:r w:rsidR="00690A56">
            <w:rPr>
              <w:color w:val="000000"/>
            </w:rPr>
            <w:t>8 September 2022</w:t>
          </w:r>
        </w:p>
        <w:p w14:paraId="6D557954" w14:textId="77777777" w:rsidR="00A062CE" w:rsidRPr="00233E35" w:rsidRDefault="00A062CE" w:rsidP="00233E35">
          <w:pPr>
            <w:spacing w:line="360" w:lineRule="auto"/>
            <w:rPr>
              <w:rFonts w:ascii="Times New Roman" w:hAnsi="Times New Roman" w:cs="Times New Roman"/>
              <w:sz w:val="24"/>
              <w:szCs w:val="24"/>
            </w:rPr>
          </w:pPr>
        </w:p>
        <w:p w14:paraId="031C753E" w14:textId="77777777" w:rsidR="00A062CE" w:rsidRPr="00233E35" w:rsidRDefault="00A062CE" w:rsidP="00233E35">
          <w:pPr>
            <w:pStyle w:val="NormalWeb"/>
            <w:spacing w:beforeAutospacing="0" w:after="160" w:afterAutospacing="0" w:line="360" w:lineRule="auto"/>
            <w:jc w:val="both"/>
            <w:rPr>
              <w:color w:val="000000"/>
            </w:rPr>
          </w:pPr>
        </w:p>
        <w:p w14:paraId="75CA8A63" w14:textId="77777777" w:rsidR="00A062CE" w:rsidRPr="00233E35" w:rsidRDefault="00A062CE" w:rsidP="00233E35">
          <w:pPr>
            <w:spacing w:line="360" w:lineRule="auto"/>
            <w:jc w:val="both"/>
            <w:rPr>
              <w:rFonts w:ascii="Times New Roman" w:eastAsia="Times New Roman" w:hAnsi="Times New Roman" w:cs="Times New Roman"/>
              <w:sz w:val="24"/>
              <w:szCs w:val="24"/>
            </w:rPr>
          </w:pPr>
        </w:p>
        <w:p w14:paraId="762BE104" w14:textId="77777777" w:rsidR="00A062CE" w:rsidRDefault="00A062CE" w:rsidP="00233E35">
          <w:pPr>
            <w:spacing w:line="360" w:lineRule="auto"/>
            <w:jc w:val="both"/>
            <w:rPr>
              <w:rFonts w:ascii="Times New Roman" w:eastAsia="Times New Roman" w:hAnsi="Times New Roman" w:cs="Times New Roman"/>
              <w:sz w:val="24"/>
              <w:szCs w:val="24"/>
            </w:rPr>
          </w:pPr>
        </w:p>
        <w:p w14:paraId="0C643A56" w14:textId="77777777" w:rsidR="00226A34" w:rsidRDefault="00226A34" w:rsidP="00233E35">
          <w:pPr>
            <w:spacing w:line="360" w:lineRule="auto"/>
            <w:jc w:val="both"/>
            <w:rPr>
              <w:rFonts w:ascii="Times New Roman" w:eastAsia="Times New Roman" w:hAnsi="Times New Roman" w:cs="Times New Roman"/>
              <w:sz w:val="24"/>
              <w:szCs w:val="24"/>
            </w:rPr>
          </w:pPr>
        </w:p>
        <w:p w14:paraId="7C1EADA9" w14:textId="77777777" w:rsidR="00226A34" w:rsidRDefault="00FE36C9" w:rsidP="00226A34">
          <w:pPr>
            <w:spacing w:line="360" w:lineRule="auto"/>
            <w:rPr>
              <w:rFonts w:ascii="Times New Roman" w:hAnsi="Times New Roman" w:cs="Times New Roman"/>
              <w:b/>
              <w:sz w:val="24"/>
              <w:szCs w:val="24"/>
            </w:rPr>
          </w:pPr>
        </w:p>
      </w:sdtContent>
    </w:sdt>
    <w:p w14:paraId="2C3B4203" w14:textId="79917BC1" w:rsidR="00F6390B" w:rsidRDefault="00F6390B" w:rsidP="006A3DEC">
      <w:pPr>
        <w:pStyle w:val="Heading3"/>
        <w:jc w:val="center"/>
      </w:pPr>
      <w:r>
        <w:t>TABLE OF CONTENTS</w:t>
      </w:r>
    </w:p>
    <w:p w14:paraId="5D458788" w14:textId="77777777" w:rsidR="00F6390B" w:rsidRDefault="00F6390B" w:rsidP="00F6390B">
      <w:pPr>
        <w:pStyle w:val="Default"/>
        <w:jc w:val="center"/>
        <w:rPr>
          <w:sz w:val="23"/>
          <w:szCs w:val="23"/>
        </w:rPr>
      </w:pPr>
    </w:p>
    <w:p w14:paraId="78603EAF" w14:textId="36D8754E" w:rsidR="00F6390B" w:rsidRDefault="00F6390B" w:rsidP="00D21616">
      <w:pPr>
        <w:pStyle w:val="Default"/>
        <w:jc w:val="center"/>
        <w:rPr>
          <w:sz w:val="23"/>
          <w:szCs w:val="23"/>
        </w:rPr>
      </w:pPr>
      <w:r>
        <w:rPr>
          <w:b/>
          <w:bCs/>
          <w:sz w:val="23"/>
          <w:szCs w:val="23"/>
        </w:rPr>
        <w:t>DECLARATION ...........................................................................................</w:t>
      </w:r>
      <w:r w:rsidRPr="00F6390B">
        <w:rPr>
          <w:b/>
          <w:bCs/>
          <w:sz w:val="23"/>
          <w:szCs w:val="23"/>
        </w:rPr>
        <w:t>.</w:t>
      </w:r>
      <w:r>
        <w:rPr>
          <w:b/>
          <w:bCs/>
          <w:sz w:val="23"/>
          <w:szCs w:val="23"/>
        </w:rPr>
        <w:t>........ 1</w:t>
      </w:r>
    </w:p>
    <w:p w14:paraId="1AD817F2" w14:textId="29191059" w:rsidR="00F6390B" w:rsidRDefault="00F6390B" w:rsidP="00D21616">
      <w:pPr>
        <w:pStyle w:val="Default"/>
        <w:jc w:val="center"/>
        <w:rPr>
          <w:b/>
          <w:bCs/>
          <w:sz w:val="23"/>
          <w:szCs w:val="23"/>
        </w:rPr>
      </w:pPr>
      <w:r>
        <w:rPr>
          <w:b/>
          <w:bCs/>
          <w:sz w:val="23"/>
          <w:szCs w:val="23"/>
        </w:rPr>
        <w:t>TABLE OF CONTENTS ....................................................................................... 2</w:t>
      </w:r>
    </w:p>
    <w:p w14:paraId="62C47475" w14:textId="77777777" w:rsidR="00F6390B" w:rsidRDefault="00F6390B" w:rsidP="00D21616">
      <w:pPr>
        <w:pStyle w:val="Default"/>
        <w:jc w:val="center"/>
        <w:rPr>
          <w:sz w:val="23"/>
          <w:szCs w:val="23"/>
        </w:rPr>
      </w:pPr>
    </w:p>
    <w:p w14:paraId="61437257" w14:textId="42274B65" w:rsidR="00F6390B" w:rsidRDefault="00F6390B" w:rsidP="00D21616">
      <w:pPr>
        <w:pStyle w:val="Heading3"/>
        <w:jc w:val="center"/>
      </w:pPr>
      <w:r>
        <w:t>CHAPTER</w:t>
      </w:r>
    </w:p>
    <w:p w14:paraId="788441E5" w14:textId="77777777" w:rsidR="006A3DEC" w:rsidRDefault="006A3DEC" w:rsidP="00D21616">
      <w:pPr>
        <w:pStyle w:val="Default"/>
        <w:jc w:val="center"/>
        <w:rPr>
          <w:sz w:val="23"/>
          <w:szCs w:val="23"/>
        </w:rPr>
      </w:pPr>
    </w:p>
    <w:p w14:paraId="73866A97" w14:textId="1C4BE76F" w:rsidR="00F6390B" w:rsidRDefault="00F6390B" w:rsidP="00D21616">
      <w:pPr>
        <w:pStyle w:val="Default"/>
        <w:jc w:val="center"/>
        <w:rPr>
          <w:b/>
          <w:bCs/>
          <w:sz w:val="23"/>
          <w:szCs w:val="23"/>
        </w:rPr>
      </w:pPr>
      <w:r>
        <w:rPr>
          <w:b/>
          <w:bCs/>
          <w:sz w:val="23"/>
          <w:szCs w:val="23"/>
        </w:rPr>
        <w:t>1 INTRODUCTION TO SOLUTION DESIGN...........................</w:t>
      </w:r>
      <w:r w:rsidR="0033720E" w:rsidRPr="0033720E">
        <w:rPr>
          <w:b/>
          <w:bCs/>
          <w:sz w:val="23"/>
          <w:szCs w:val="23"/>
        </w:rPr>
        <w:t>.....</w:t>
      </w:r>
      <w:r>
        <w:rPr>
          <w:b/>
          <w:bCs/>
          <w:sz w:val="23"/>
          <w:szCs w:val="23"/>
        </w:rPr>
        <w:t xml:space="preserve">................  </w:t>
      </w:r>
      <w:r w:rsidR="005F796C">
        <w:rPr>
          <w:b/>
          <w:bCs/>
          <w:sz w:val="23"/>
          <w:szCs w:val="23"/>
        </w:rPr>
        <w:t xml:space="preserve"> </w:t>
      </w:r>
      <w:r>
        <w:rPr>
          <w:b/>
          <w:bCs/>
          <w:sz w:val="23"/>
          <w:szCs w:val="23"/>
        </w:rPr>
        <w:t>3</w:t>
      </w:r>
    </w:p>
    <w:p w14:paraId="081E0158" w14:textId="77777777" w:rsidR="005F796C" w:rsidRDefault="005F796C" w:rsidP="00D21616">
      <w:pPr>
        <w:pStyle w:val="Default"/>
        <w:jc w:val="center"/>
        <w:rPr>
          <w:b/>
          <w:bCs/>
          <w:sz w:val="23"/>
          <w:szCs w:val="23"/>
        </w:rPr>
      </w:pPr>
    </w:p>
    <w:p w14:paraId="1021214D" w14:textId="00C969EE" w:rsidR="00700E08" w:rsidRDefault="00700E08" w:rsidP="00D21616">
      <w:pPr>
        <w:pStyle w:val="Default"/>
        <w:jc w:val="center"/>
        <w:rPr>
          <w:sz w:val="23"/>
          <w:szCs w:val="23"/>
        </w:rPr>
      </w:pPr>
      <w:r w:rsidRPr="00700E08">
        <w:rPr>
          <w:sz w:val="23"/>
          <w:szCs w:val="23"/>
        </w:rPr>
        <w:t>1.</w:t>
      </w:r>
      <w:r>
        <w:rPr>
          <w:sz w:val="23"/>
          <w:szCs w:val="23"/>
        </w:rPr>
        <w:t>1</w:t>
      </w:r>
      <w:r w:rsidRPr="00700E08">
        <w:rPr>
          <w:sz w:val="23"/>
          <w:szCs w:val="23"/>
        </w:rPr>
        <w:t xml:space="preserve"> </w:t>
      </w:r>
      <w:r>
        <w:rPr>
          <w:sz w:val="23"/>
          <w:szCs w:val="23"/>
        </w:rPr>
        <w:t>Introduction/Background</w:t>
      </w:r>
      <w:r w:rsidRPr="00700E08">
        <w:rPr>
          <w:sz w:val="23"/>
          <w:szCs w:val="23"/>
        </w:rPr>
        <w:t xml:space="preserve"> ............................................................    </w:t>
      </w:r>
      <w:r>
        <w:rPr>
          <w:sz w:val="23"/>
          <w:szCs w:val="23"/>
        </w:rPr>
        <w:t>3</w:t>
      </w:r>
    </w:p>
    <w:p w14:paraId="06B40DC8" w14:textId="56A21FA2" w:rsidR="00F6390B" w:rsidRDefault="00F6390B" w:rsidP="00D21616">
      <w:pPr>
        <w:pStyle w:val="Default"/>
        <w:jc w:val="center"/>
        <w:rPr>
          <w:sz w:val="23"/>
          <w:szCs w:val="23"/>
        </w:rPr>
      </w:pPr>
      <w:r>
        <w:rPr>
          <w:sz w:val="23"/>
          <w:szCs w:val="23"/>
        </w:rPr>
        <w:t>1.</w:t>
      </w:r>
      <w:r w:rsidR="00F0104F">
        <w:rPr>
          <w:sz w:val="23"/>
          <w:szCs w:val="23"/>
        </w:rPr>
        <w:t>2</w:t>
      </w:r>
      <w:r>
        <w:rPr>
          <w:sz w:val="23"/>
          <w:szCs w:val="23"/>
        </w:rPr>
        <w:t xml:space="preserve"> System Roles/Users</w:t>
      </w:r>
      <w:r w:rsidR="00CC3398">
        <w:rPr>
          <w:sz w:val="23"/>
          <w:szCs w:val="23"/>
        </w:rPr>
        <w:t xml:space="preserve"> </w:t>
      </w:r>
      <w:r>
        <w:rPr>
          <w:sz w:val="23"/>
          <w:szCs w:val="23"/>
        </w:rPr>
        <w:t xml:space="preserve">.................................................................... </w:t>
      </w:r>
      <w:r w:rsidR="00CC3398">
        <w:rPr>
          <w:sz w:val="23"/>
          <w:szCs w:val="23"/>
        </w:rPr>
        <w:t xml:space="preserve">  </w:t>
      </w:r>
      <w:r w:rsidR="005F796C">
        <w:rPr>
          <w:sz w:val="23"/>
          <w:szCs w:val="23"/>
        </w:rPr>
        <w:t xml:space="preserve"> </w:t>
      </w:r>
      <w:r w:rsidR="00700E08">
        <w:rPr>
          <w:sz w:val="23"/>
          <w:szCs w:val="23"/>
        </w:rPr>
        <w:t>4</w:t>
      </w:r>
    </w:p>
    <w:p w14:paraId="44816CED" w14:textId="5579A1F7" w:rsidR="00F6390B" w:rsidRDefault="00F6390B" w:rsidP="00D21616">
      <w:pPr>
        <w:pStyle w:val="Default"/>
        <w:jc w:val="center"/>
        <w:rPr>
          <w:sz w:val="23"/>
          <w:szCs w:val="23"/>
        </w:rPr>
      </w:pPr>
      <w:r>
        <w:rPr>
          <w:sz w:val="23"/>
          <w:szCs w:val="23"/>
        </w:rPr>
        <w:t>1.</w:t>
      </w:r>
      <w:r w:rsidR="00F0104F">
        <w:rPr>
          <w:sz w:val="23"/>
          <w:szCs w:val="23"/>
        </w:rPr>
        <w:t>3</w:t>
      </w:r>
      <w:r>
        <w:rPr>
          <w:sz w:val="23"/>
          <w:szCs w:val="23"/>
        </w:rPr>
        <w:t xml:space="preserve"> System Modules</w:t>
      </w:r>
      <w:r w:rsidR="00CC3398">
        <w:rPr>
          <w:sz w:val="23"/>
          <w:szCs w:val="23"/>
        </w:rPr>
        <w:t xml:space="preserve"> </w:t>
      </w:r>
      <w:r w:rsidR="00CC3398" w:rsidRPr="00CC3398">
        <w:rPr>
          <w:sz w:val="23"/>
          <w:szCs w:val="23"/>
        </w:rPr>
        <w:t>.........</w:t>
      </w:r>
      <w:r>
        <w:rPr>
          <w:sz w:val="23"/>
          <w:szCs w:val="23"/>
        </w:rPr>
        <w:t xml:space="preserve">................................................................. </w:t>
      </w:r>
      <w:r w:rsidR="005F796C">
        <w:rPr>
          <w:sz w:val="23"/>
          <w:szCs w:val="23"/>
        </w:rPr>
        <w:t xml:space="preserve"> </w:t>
      </w:r>
      <w:r w:rsidR="00CC3398">
        <w:rPr>
          <w:sz w:val="23"/>
          <w:szCs w:val="23"/>
        </w:rPr>
        <w:t xml:space="preserve">  </w:t>
      </w:r>
      <w:r w:rsidR="00700E08">
        <w:rPr>
          <w:sz w:val="23"/>
          <w:szCs w:val="23"/>
        </w:rPr>
        <w:t>5</w:t>
      </w:r>
    </w:p>
    <w:p w14:paraId="6F0F9B09" w14:textId="4C9EF274" w:rsidR="00CC3398" w:rsidRDefault="00CC3398" w:rsidP="00D21616">
      <w:pPr>
        <w:pStyle w:val="Default"/>
        <w:jc w:val="center"/>
        <w:rPr>
          <w:i/>
          <w:iCs/>
          <w:sz w:val="23"/>
          <w:szCs w:val="23"/>
        </w:rPr>
      </w:pPr>
      <w:r>
        <w:rPr>
          <w:sz w:val="23"/>
          <w:szCs w:val="23"/>
        </w:rPr>
        <w:t>1.</w:t>
      </w:r>
      <w:r w:rsidR="00F0104F">
        <w:rPr>
          <w:sz w:val="23"/>
          <w:szCs w:val="23"/>
        </w:rPr>
        <w:t>3</w:t>
      </w:r>
      <w:r>
        <w:rPr>
          <w:sz w:val="23"/>
          <w:szCs w:val="23"/>
        </w:rPr>
        <w:t xml:space="preserve">.1 </w:t>
      </w:r>
      <w:r w:rsidRPr="00CC3398">
        <w:rPr>
          <w:i/>
          <w:iCs/>
          <w:sz w:val="23"/>
          <w:szCs w:val="23"/>
        </w:rPr>
        <w:t>Module 1</w:t>
      </w:r>
      <w:r w:rsidR="00DE7AE2">
        <w:rPr>
          <w:i/>
          <w:iCs/>
          <w:sz w:val="23"/>
          <w:szCs w:val="23"/>
        </w:rPr>
        <w:t>:</w:t>
      </w:r>
      <w:r w:rsidR="00D21616">
        <w:rPr>
          <w:i/>
          <w:iCs/>
          <w:sz w:val="23"/>
          <w:szCs w:val="23"/>
        </w:rPr>
        <w:t xml:space="preserve"> Main</w:t>
      </w:r>
      <w:r w:rsidR="00DE7AE2">
        <w:rPr>
          <w:i/>
          <w:iCs/>
          <w:sz w:val="23"/>
          <w:szCs w:val="23"/>
        </w:rPr>
        <w:t xml:space="preserve"> </w:t>
      </w:r>
      <w:r>
        <w:rPr>
          <w:sz w:val="23"/>
          <w:szCs w:val="23"/>
        </w:rPr>
        <w:t>.....................</w:t>
      </w:r>
      <w:r w:rsidR="00311ED8">
        <w:rPr>
          <w:sz w:val="23"/>
          <w:szCs w:val="23"/>
        </w:rPr>
        <w:t>..</w:t>
      </w:r>
      <w:r w:rsidR="00D21616" w:rsidRPr="00CC3398">
        <w:rPr>
          <w:sz w:val="23"/>
          <w:szCs w:val="23"/>
        </w:rPr>
        <w:t>........................</w:t>
      </w:r>
      <w:r>
        <w:rPr>
          <w:sz w:val="23"/>
          <w:szCs w:val="23"/>
        </w:rPr>
        <w:t xml:space="preserve">............. </w:t>
      </w:r>
      <w:r w:rsidR="005F796C">
        <w:rPr>
          <w:sz w:val="23"/>
          <w:szCs w:val="23"/>
        </w:rPr>
        <w:t xml:space="preserve">   </w:t>
      </w:r>
      <w:r w:rsidR="00700E08">
        <w:rPr>
          <w:sz w:val="23"/>
          <w:szCs w:val="23"/>
        </w:rPr>
        <w:t>5</w:t>
      </w:r>
    </w:p>
    <w:p w14:paraId="6E7CC1AD" w14:textId="144657C3" w:rsidR="00CC3398" w:rsidRDefault="00CC3398" w:rsidP="00D21616">
      <w:pPr>
        <w:pStyle w:val="Default"/>
        <w:jc w:val="center"/>
        <w:rPr>
          <w:sz w:val="23"/>
          <w:szCs w:val="23"/>
        </w:rPr>
      </w:pPr>
      <w:r w:rsidRPr="00CC3398">
        <w:rPr>
          <w:sz w:val="23"/>
          <w:szCs w:val="23"/>
        </w:rPr>
        <w:t>1.</w:t>
      </w:r>
      <w:r w:rsidR="00F0104F">
        <w:rPr>
          <w:sz w:val="23"/>
          <w:szCs w:val="23"/>
        </w:rPr>
        <w:t>3</w:t>
      </w:r>
      <w:r w:rsidRPr="00CC3398">
        <w:rPr>
          <w:sz w:val="23"/>
          <w:szCs w:val="23"/>
        </w:rPr>
        <w:t>.</w:t>
      </w:r>
      <w:r>
        <w:rPr>
          <w:sz w:val="23"/>
          <w:szCs w:val="23"/>
        </w:rPr>
        <w:t>2</w:t>
      </w:r>
      <w:r w:rsidRPr="00CC3398">
        <w:rPr>
          <w:sz w:val="23"/>
          <w:szCs w:val="23"/>
        </w:rPr>
        <w:t xml:space="preserve"> </w:t>
      </w:r>
      <w:r w:rsidRPr="00CC3398">
        <w:rPr>
          <w:i/>
          <w:iCs/>
          <w:sz w:val="23"/>
          <w:szCs w:val="23"/>
        </w:rPr>
        <w:t>Module 2</w:t>
      </w:r>
      <w:r w:rsidR="00DE7AE2">
        <w:rPr>
          <w:i/>
          <w:iCs/>
          <w:sz w:val="23"/>
          <w:szCs w:val="23"/>
        </w:rPr>
        <w:t xml:space="preserve">: </w:t>
      </w:r>
      <w:r w:rsidR="00311ED8">
        <w:rPr>
          <w:i/>
          <w:iCs/>
          <w:sz w:val="23"/>
          <w:szCs w:val="23"/>
        </w:rPr>
        <w:t>Resident Page</w:t>
      </w:r>
      <w:r w:rsidRPr="00CC3398">
        <w:rPr>
          <w:sz w:val="23"/>
          <w:szCs w:val="23"/>
        </w:rPr>
        <w:t xml:space="preserve"> ............</w:t>
      </w:r>
      <w:r w:rsidR="00311ED8">
        <w:rPr>
          <w:sz w:val="23"/>
          <w:szCs w:val="23"/>
        </w:rPr>
        <w:t>......</w:t>
      </w:r>
      <w:r w:rsidR="00311ED8" w:rsidRPr="00CC3398">
        <w:rPr>
          <w:sz w:val="23"/>
          <w:szCs w:val="23"/>
        </w:rPr>
        <w:t>......</w:t>
      </w:r>
      <w:r w:rsidRPr="00CC3398">
        <w:rPr>
          <w:sz w:val="23"/>
          <w:szCs w:val="23"/>
        </w:rPr>
        <w:t>.....................</w:t>
      </w:r>
      <w:r w:rsidR="005F796C">
        <w:rPr>
          <w:sz w:val="23"/>
          <w:szCs w:val="23"/>
        </w:rPr>
        <w:t xml:space="preserve">   </w:t>
      </w:r>
      <w:r w:rsidRPr="00CC3398">
        <w:rPr>
          <w:sz w:val="23"/>
          <w:szCs w:val="23"/>
        </w:rPr>
        <w:t xml:space="preserve"> </w:t>
      </w:r>
      <w:r w:rsidR="003534C9">
        <w:rPr>
          <w:sz w:val="23"/>
          <w:szCs w:val="23"/>
        </w:rPr>
        <w:t>5</w:t>
      </w:r>
    </w:p>
    <w:p w14:paraId="4928370B" w14:textId="75C834F9" w:rsidR="00CC3398" w:rsidRDefault="00CC3398" w:rsidP="00D21616">
      <w:pPr>
        <w:pStyle w:val="Default"/>
        <w:jc w:val="center"/>
        <w:rPr>
          <w:sz w:val="23"/>
          <w:szCs w:val="23"/>
        </w:rPr>
      </w:pPr>
      <w:r w:rsidRPr="00CC3398">
        <w:rPr>
          <w:sz w:val="23"/>
          <w:szCs w:val="23"/>
        </w:rPr>
        <w:t>1.</w:t>
      </w:r>
      <w:r w:rsidR="00F0104F">
        <w:rPr>
          <w:sz w:val="23"/>
          <w:szCs w:val="23"/>
        </w:rPr>
        <w:t>3</w:t>
      </w:r>
      <w:r w:rsidRPr="00CC3398">
        <w:rPr>
          <w:sz w:val="23"/>
          <w:szCs w:val="23"/>
        </w:rPr>
        <w:t>.</w:t>
      </w:r>
      <w:r>
        <w:rPr>
          <w:sz w:val="23"/>
          <w:szCs w:val="23"/>
        </w:rPr>
        <w:t>3</w:t>
      </w:r>
      <w:r w:rsidRPr="00CC3398">
        <w:rPr>
          <w:sz w:val="23"/>
          <w:szCs w:val="23"/>
        </w:rPr>
        <w:t xml:space="preserve"> </w:t>
      </w:r>
      <w:r w:rsidRPr="00CC3398">
        <w:rPr>
          <w:i/>
          <w:iCs/>
          <w:sz w:val="23"/>
          <w:szCs w:val="23"/>
        </w:rPr>
        <w:t>Module 3</w:t>
      </w:r>
      <w:r w:rsidR="000531CA">
        <w:rPr>
          <w:i/>
          <w:iCs/>
          <w:sz w:val="23"/>
          <w:szCs w:val="23"/>
        </w:rPr>
        <w:t xml:space="preserve">: </w:t>
      </w:r>
      <w:r w:rsidR="00311ED8">
        <w:rPr>
          <w:i/>
          <w:iCs/>
          <w:sz w:val="23"/>
          <w:szCs w:val="23"/>
        </w:rPr>
        <w:t>Resident Registration</w:t>
      </w:r>
      <w:r w:rsidRPr="00CC3398">
        <w:rPr>
          <w:sz w:val="23"/>
          <w:szCs w:val="23"/>
        </w:rPr>
        <w:t xml:space="preserve"> ..................................</w:t>
      </w:r>
      <w:r w:rsidR="00311ED8">
        <w:rPr>
          <w:sz w:val="23"/>
          <w:szCs w:val="23"/>
        </w:rPr>
        <w:t xml:space="preserve"> </w:t>
      </w:r>
      <w:r w:rsidR="005F796C">
        <w:rPr>
          <w:sz w:val="23"/>
          <w:szCs w:val="23"/>
        </w:rPr>
        <w:t xml:space="preserve">   </w:t>
      </w:r>
      <w:r w:rsidR="003534C9">
        <w:rPr>
          <w:sz w:val="23"/>
          <w:szCs w:val="23"/>
        </w:rPr>
        <w:t>5</w:t>
      </w:r>
    </w:p>
    <w:p w14:paraId="4B7D6E99" w14:textId="077219B3" w:rsidR="00D21616" w:rsidRDefault="00D21616" w:rsidP="00D21616">
      <w:pPr>
        <w:pStyle w:val="Default"/>
        <w:jc w:val="center"/>
        <w:rPr>
          <w:sz w:val="23"/>
          <w:szCs w:val="23"/>
        </w:rPr>
      </w:pPr>
      <w:r w:rsidRPr="00CC3398">
        <w:rPr>
          <w:sz w:val="23"/>
          <w:szCs w:val="23"/>
        </w:rPr>
        <w:t>1.</w:t>
      </w:r>
      <w:r>
        <w:rPr>
          <w:sz w:val="23"/>
          <w:szCs w:val="23"/>
        </w:rPr>
        <w:t>3</w:t>
      </w:r>
      <w:r w:rsidRPr="00CC3398">
        <w:rPr>
          <w:sz w:val="23"/>
          <w:szCs w:val="23"/>
        </w:rPr>
        <w:t>.</w:t>
      </w:r>
      <w:r>
        <w:rPr>
          <w:sz w:val="23"/>
          <w:szCs w:val="23"/>
        </w:rPr>
        <w:t>4</w:t>
      </w:r>
      <w:r w:rsidRPr="00CC3398">
        <w:rPr>
          <w:sz w:val="23"/>
          <w:szCs w:val="23"/>
        </w:rPr>
        <w:t xml:space="preserve"> </w:t>
      </w:r>
      <w:r w:rsidRPr="00CC3398">
        <w:rPr>
          <w:i/>
          <w:iCs/>
          <w:sz w:val="23"/>
          <w:szCs w:val="23"/>
        </w:rPr>
        <w:t xml:space="preserve">Module </w:t>
      </w:r>
      <w:r>
        <w:rPr>
          <w:i/>
          <w:iCs/>
          <w:sz w:val="23"/>
          <w:szCs w:val="23"/>
        </w:rPr>
        <w:t>4: Parcel Registration</w:t>
      </w:r>
      <w:r w:rsidRPr="00CC3398">
        <w:rPr>
          <w:sz w:val="23"/>
          <w:szCs w:val="23"/>
        </w:rPr>
        <w:t xml:space="preserve"> ..................................... </w:t>
      </w:r>
      <w:r>
        <w:rPr>
          <w:sz w:val="23"/>
          <w:szCs w:val="23"/>
        </w:rPr>
        <w:t xml:space="preserve">   </w:t>
      </w:r>
      <w:r w:rsidR="003534C9">
        <w:rPr>
          <w:sz w:val="23"/>
          <w:szCs w:val="23"/>
        </w:rPr>
        <w:t>6</w:t>
      </w:r>
    </w:p>
    <w:p w14:paraId="4F675D91" w14:textId="11F49AD7" w:rsidR="00D21616" w:rsidRDefault="00D21616" w:rsidP="00D21616">
      <w:pPr>
        <w:pStyle w:val="Default"/>
        <w:jc w:val="center"/>
        <w:rPr>
          <w:sz w:val="23"/>
          <w:szCs w:val="23"/>
        </w:rPr>
      </w:pPr>
      <w:r w:rsidRPr="00CC3398">
        <w:rPr>
          <w:sz w:val="23"/>
          <w:szCs w:val="23"/>
        </w:rPr>
        <w:t>1.</w:t>
      </w:r>
      <w:r>
        <w:rPr>
          <w:sz w:val="23"/>
          <w:szCs w:val="23"/>
        </w:rPr>
        <w:t>3</w:t>
      </w:r>
      <w:r w:rsidRPr="00CC3398">
        <w:rPr>
          <w:sz w:val="23"/>
          <w:szCs w:val="23"/>
        </w:rPr>
        <w:t>.</w:t>
      </w:r>
      <w:r>
        <w:rPr>
          <w:sz w:val="23"/>
          <w:szCs w:val="23"/>
        </w:rPr>
        <w:t>5</w:t>
      </w:r>
      <w:r w:rsidRPr="00CC3398">
        <w:rPr>
          <w:sz w:val="23"/>
          <w:szCs w:val="23"/>
        </w:rPr>
        <w:t xml:space="preserve"> </w:t>
      </w:r>
      <w:r w:rsidRPr="00CC3398">
        <w:rPr>
          <w:i/>
          <w:iCs/>
          <w:sz w:val="23"/>
          <w:szCs w:val="23"/>
        </w:rPr>
        <w:t xml:space="preserve">Module </w:t>
      </w:r>
      <w:r>
        <w:rPr>
          <w:i/>
          <w:iCs/>
          <w:sz w:val="23"/>
          <w:szCs w:val="23"/>
        </w:rPr>
        <w:t>5: Parcel Collection</w:t>
      </w:r>
      <w:r w:rsidRPr="00CC3398">
        <w:rPr>
          <w:sz w:val="23"/>
          <w:szCs w:val="23"/>
        </w:rPr>
        <w:t xml:space="preserve"> ........................................ </w:t>
      </w:r>
      <w:r>
        <w:rPr>
          <w:sz w:val="23"/>
          <w:szCs w:val="23"/>
        </w:rPr>
        <w:t xml:space="preserve">   </w:t>
      </w:r>
      <w:r w:rsidR="003534C9">
        <w:rPr>
          <w:sz w:val="23"/>
          <w:szCs w:val="23"/>
        </w:rPr>
        <w:t>6</w:t>
      </w:r>
    </w:p>
    <w:p w14:paraId="343C8D93" w14:textId="3C5734CF" w:rsidR="00F6390B" w:rsidRDefault="00F6390B" w:rsidP="00D21616">
      <w:pPr>
        <w:pStyle w:val="Default"/>
        <w:jc w:val="center"/>
        <w:rPr>
          <w:sz w:val="23"/>
          <w:szCs w:val="23"/>
        </w:rPr>
      </w:pPr>
      <w:r>
        <w:rPr>
          <w:sz w:val="23"/>
          <w:szCs w:val="23"/>
        </w:rPr>
        <w:t>1.</w:t>
      </w:r>
      <w:r w:rsidR="00F0104F">
        <w:rPr>
          <w:sz w:val="23"/>
          <w:szCs w:val="23"/>
        </w:rPr>
        <w:t>4</w:t>
      </w:r>
      <w:r>
        <w:rPr>
          <w:sz w:val="23"/>
          <w:szCs w:val="23"/>
        </w:rPr>
        <w:t xml:space="preserve"> </w:t>
      </w:r>
      <w:r w:rsidR="00CC3398">
        <w:rPr>
          <w:sz w:val="23"/>
          <w:szCs w:val="23"/>
        </w:rPr>
        <w:t>Structure Chart</w:t>
      </w:r>
      <w:r>
        <w:rPr>
          <w:sz w:val="23"/>
          <w:szCs w:val="23"/>
        </w:rPr>
        <w:t xml:space="preserve"> ........................................................................... </w:t>
      </w:r>
      <w:r w:rsidR="005F796C">
        <w:rPr>
          <w:sz w:val="23"/>
          <w:szCs w:val="23"/>
        </w:rPr>
        <w:t xml:space="preserve">   </w:t>
      </w:r>
      <w:r w:rsidR="003534C9">
        <w:rPr>
          <w:sz w:val="23"/>
          <w:szCs w:val="23"/>
        </w:rPr>
        <w:t>7</w:t>
      </w:r>
    </w:p>
    <w:p w14:paraId="34400BD5" w14:textId="570744B0" w:rsidR="00F6390B" w:rsidRDefault="00F6390B" w:rsidP="00D21616">
      <w:pPr>
        <w:pStyle w:val="Default"/>
        <w:jc w:val="center"/>
        <w:rPr>
          <w:sz w:val="23"/>
          <w:szCs w:val="23"/>
        </w:rPr>
      </w:pPr>
      <w:r>
        <w:rPr>
          <w:sz w:val="23"/>
          <w:szCs w:val="23"/>
        </w:rPr>
        <w:t>1.</w:t>
      </w:r>
      <w:r w:rsidR="00F0104F">
        <w:rPr>
          <w:sz w:val="23"/>
          <w:szCs w:val="23"/>
        </w:rPr>
        <w:t>5</w:t>
      </w:r>
      <w:r>
        <w:rPr>
          <w:sz w:val="23"/>
          <w:szCs w:val="23"/>
        </w:rPr>
        <w:t xml:space="preserve"> </w:t>
      </w:r>
      <w:r w:rsidR="00CC3398">
        <w:rPr>
          <w:sz w:val="23"/>
          <w:szCs w:val="23"/>
        </w:rPr>
        <w:t>Flow Chart</w:t>
      </w:r>
      <w:r w:rsidR="00F0104F">
        <w:rPr>
          <w:sz w:val="23"/>
          <w:szCs w:val="23"/>
        </w:rPr>
        <w:t>/Pseudocode</w:t>
      </w:r>
      <w:r>
        <w:rPr>
          <w:sz w:val="23"/>
          <w:szCs w:val="23"/>
        </w:rPr>
        <w:t xml:space="preserve"> </w:t>
      </w:r>
      <w:r w:rsidR="00CC3398">
        <w:rPr>
          <w:sz w:val="23"/>
          <w:szCs w:val="23"/>
        </w:rPr>
        <w:t>.</w:t>
      </w:r>
      <w:r>
        <w:rPr>
          <w:sz w:val="23"/>
          <w:szCs w:val="23"/>
        </w:rPr>
        <w:t xml:space="preserve">............................................................. </w:t>
      </w:r>
      <w:r w:rsidR="005F796C">
        <w:rPr>
          <w:sz w:val="23"/>
          <w:szCs w:val="23"/>
        </w:rPr>
        <w:t xml:space="preserve">   </w:t>
      </w:r>
      <w:r w:rsidR="003534C9">
        <w:rPr>
          <w:sz w:val="23"/>
          <w:szCs w:val="23"/>
        </w:rPr>
        <w:t>8</w:t>
      </w:r>
    </w:p>
    <w:p w14:paraId="1812BBC1" w14:textId="6A82F5B3" w:rsidR="00F6390B" w:rsidRDefault="00F6390B" w:rsidP="00D21616">
      <w:pPr>
        <w:pStyle w:val="Default"/>
        <w:jc w:val="center"/>
        <w:rPr>
          <w:sz w:val="23"/>
          <w:szCs w:val="23"/>
        </w:rPr>
      </w:pPr>
      <w:r>
        <w:rPr>
          <w:sz w:val="23"/>
          <w:szCs w:val="23"/>
        </w:rPr>
        <w:t>1.</w:t>
      </w:r>
      <w:r w:rsidR="00F0104F">
        <w:rPr>
          <w:sz w:val="23"/>
          <w:szCs w:val="23"/>
        </w:rPr>
        <w:t>6</w:t>
      </w:r>
      <w:r>
        <w:rPr>
          <w:sz w:val="23"/>
          <w:szCs w:val="23"/>
        </w:rPr>
        <w:t xml:space="preserve"> Special Issues</w:t>
      </w:r>
      <w:r w:rsidR="00CC3398">
        <w:rPr>
          <w:sz w:val="23"/>
          <w:szCs w:val="23"/>
        </w:rPr>
        <w:t>/Constraint</w:t>
      </w:r>
      <w:r>
        <w:rPr>
          <w:sz w:val="23"/>
          <w:szCs w:val="23"/>
        </w:rPr>
        <w:t xml:space="preserve"> ............................................................. </w:t>
      </w:r>
      <w:r w:rsidR="003534C9">
        <w:rPr>
          <w:sz w:val="23"/>
          <w:szCs w:val="23"/>
        </w:rPr>
        <w:t>2</w:t>
      </w:r>
      <w:r w:rsidR="00DF1245">
        <w:rPr>
          <w:sz w:val="23"/>
          <w:szCs w:val="23"/>
        </w:rPr>
        <w:t>2</w:t>
      </w:r>
    </w:p>
    <w:p w14:paraId="6FF2BFCB" w14:textId="77777777" w:rsidR="005F796C" w:rsidRPr="00AB6EAE" w:rsidRDefault="005F796C" w:rsidP="00D21616">
      <w:pPr>
        <w:pStyle w:val="Default"/>
        <w:jc w:val="center"/>
        <w:rPr>
          <w:b/>
          <w:bCs/>
          <w:sz w:val="23"/>
          <w:szCs w:val="23"/>
        </w:rPr>
      </w:pPr>
    </w:p>
    <w:p w14:paraId="64E33290" w14:textId="7F3ADE6C" w:rsidR="00CC3398" w:rsidRDefault="00CC3398" w:rsidP="00D21616">
      <w:pPr>
        <w:pStyle w:val="Default"/>
        <w:jc w:val="center"/>
        <w:rPr>
          <w:b/>
          <w:bCs/>
          <w:sz w:val="23"/>
          <w:szCs w:val="23"/>
        </w:rPr>
      </w:pPr>
      <w:r w:rsidRPr="00CC3398">
        <w:rPr>
          <w:b/>
          <w:bCs/>
          <w:sz w:val="23"/>
          <w:szCs w:val="23"/>
        </w:rPr>
        <w:t xml:space="preserve">2 </w:t>
      </w:r>
      <w:r w:rsidR="005F796C">
        <w:rPr>
          <w:b/>
          <w:bCs/>
          <w:sz w:val="23"/>
          <w:szCs w:val="23"/>
        </w:rPr>
        <w:t xml:space="preserve">C++ </w:t>
      </w:r>
      <w:r w:rsidRPr="00CC3398">
        <w:rPr>
          <w:b/>
          <w:bCs/>
          <w:sz w:val="23"/>
          <w:szCs w:val="23"/>
        </w:rPr>
        <w:t>PROGRAM .......................</w:t>
      </w:r>
      <w:r w:rsidR="0033720E" w:rsidRPr="0033720E">
        <w:rPr>
          <w:b/>
          <w:bCs/>
          <w:sz w:val="23"/>
          <w:szCs w:val="23"/>
        </w:rPr>
        <w:t>...</w:t>
      </w:r>
      <w:r w:rsidRPr="00CC3398">
        <w:rPr>
          <w:b/>
          <w:bCs/>
          <w:sz w:val="23"/>
          <w:szCs w:val="23"/>
        </w:rPr>
        <w:t xml:space="preserve">................................................................... </w:t>
      </w:r>
      <w:r w:rsidR="003534C9">
        <w:rPr>
          <w:b/>
          <w:bCs/>
          <w:sz w:val="23"/>
          <w:szCs w:val="23"/>
        </w:rPr>
        <w:t>2</w:t>
      </w:r>
      <w:r w:rsidR="00F01DA3">
        <w:rPr>
          <w:b/>
          <w:bCs/>
          <w:sz w:val="23"/>
          <w:szCs w:val="23"/>
        </w:rPr>
        <w:t>3</w:t>
      </w:r>
    </w:p>
    <w:p w14:paraId="4CF73F26" w14:textId="77777777" w:rsidR="00CC3398" w:rsidRDefault="00CC3398" w:rsidP="00D21616">
      <w:pPr>
        <w:pStyle w:val="Default"/>
        <w:jc w:val="center"/>
        <w:rPr>
          <w:b/>
          <w:bCs/>
          <w:sz w:val="23"/>
          <w:szCs w:val="23"/>
        </w:rPr>
      </w:pPr>
    </w:p>
    <w:p w14:paraId="59F639D7" w14:textId="45B3682A" w:rsidR="00CC3398" w:rsidRPr="00CC3398" w:rsidRDefault="00CC3398" w:rsidP="00D21616">
      <w:pPr>
        <w:pStyle w:val="Default"/>
        <w:jc w:val="center"/>
        <w:rPr>
          <w:b/>
          <w:bCs/>
          <w:sz w:val="23"/>
          <w:szCs w:val="23"/>
        </w:rPr>
      </w:pPr>
      <w:r>
        <w:rPr>
          <w:b/>
          <w:bCs/>
          <w:sz w:val="23"/>
          <w:szCs w:val="23"/>
        </w:rPr>
        <w:t>3</w:t>
      </w:r>
      <w:r w:rsidRPr="00CC3398">
        <w:rPr>
          <w:b/>
          <w:bCs/>
          <w:sz w:val="23"/>
          <w:szCs w:val="23"/>
        </w:rPr>
        <w:t xml:space="preserve"> </w:t>
      </w:r>
      <w:r>
        <w:rPr>
          <w:b/>
          <w:bCs/>
          <w:sz w:val="23"/>
          <w:szCs w:val="23"/>
        </w:rPr>
        <w:t>SAMPLE OUTPUT</w:t>
      </w:r>
      <w:r w:rsidRPr="00CC3398">
        <w:rPr>
          <w:b/>
          <w:bCs/>
          <w:sz w:val="23"/>
          <w:szCs w:val="23"/>
        </w:rPr>
        <w:t xml:space="preserve"> ..................</w:t>
      </w:r>
      <w:r w:rsidR="0033720E" w:rsidRPr="0033720E">
        <w:rPr>
          <w:b/>
          <w:bCs/>
          <w:sz w:val="23"/>
          <w:szCs w:val="23"/>
        </w:rPr>
        <w:t>.....</w:t>
      </w:r>
      <w:r w:rsidRPr="00CC3398">
        <w:rPr>
          <w:b/>
          <w:bCs/>
          <w:sz w:val="23"/>
          <w:szCs w:val="23"/>
        </w:rPr>
        <w:t xml:space="preserve">................................................................. </w:t>
      </w:r>
      <w:r w:rsidR="003534C9" w:rsidRPr="2507C4AE">
        <w:rPr>
          <w:b/>
          <w:bCs/>
          <w:sz w:val="23"/>
          <w:szCs w:val="23"/>
        </w:rPr>
        <w:t>3</w:t>
      </w:r>
      <w:r w:rsidR="00F01DA3">
        <w:rPr>
          <w:b/>
          <w:bCs/>
          <w:sz w:val="23"/>
          <w:szCs w:val="23"/>
        </w:rPr>
        <w:t>8</w:t>
      </w:r>
    </w:p>
    <w:p w14:paraId="13F00749" w14:textId="0BFCE2B8" w:rsidR="0074069E" w:rsidRDefault="0074069E" w:rsidP="2507C4AE">
      <w:pPr>
        <w:pStyle w:val="Default"/>
        <w:jc w:val="center"/>
        <w:rPr>
          <w:i/>
          <w:iCs/>
          <w:sz w:val="23"/>
          <w:szCs w:val="23"/>
        </w:rPr>
      </w:pPr>
      <w:r w:rsidRPr="2507C4AE">
        <w:rPr>
          <w:sz w:val="23"/>
          <w:szCs w:val="23"/>
        </w:rPr>
        <w:t xml:space="preserve">3.1 </w:t>
      </w:r>
      <w:r w:rsidRPr="2507C4AE">
        <w:rPr>
          <w:i/>
          <w:iCs/>
          <w:sz w:val="23"/>
          <w:szCs w:val="23"/>
        </w:rPr>
        <w:t xml:space="preserve">Module 1: Main </w:t>
      </w:r>
      <w:r w:rsidRPr="2507C4AE">
        <w:rPr>
          <w:sz w:val="23"/>
          <w:szCs w:val="23"/>
        </w:rPr>
        <w:t>............................................................    3</w:t>
      </w:r>
      <w:r w:rsidR="00F01DA3">
        <w:rPr>
          <w:sz w:val="23"/>
          <w:szCs w:val="23"/>
        </w:rPr>
        <w:t>8</w:t>
      </w:r>
    </w:p>
    <w:p w14:paraId="7A54428C" w14:textId="58E30777" w:rsidR="0074069E" w:rsidRDefault="0074069E" w:rsidP="0074069E">
      <w:pPr>
        <w:pStyle w:val="Default"/>
        <w:jc w:val="center"/>
        <w:rPr>
          <w:sz w:val="23"/>
          <w:szCs w:val="23"/>
        </w:rPr>
      </w:pPr>
      <w:r w:rsidRPr="2507C4AE">
        <w:rPr>
          <w:sz w:val="23"/>
          <w:szCs w:val="23"/>
        </w:rPr>
        <w:t xml:space="preserve">3.2 </w:t>
      </w:r>
      <w:r w:rsidRPr="2507C4AE">
        <w:rPr>
          <w:i/>
          <w:iCs/>
          <w:sz w:val="23"/>
          <w:szCs w:val="23"/>
        </w:rPr>
        <w:t>Module 2: Resident Page</w:t>
      </w:r>
      <w:r w:rsidRPr="2507C4AE">
        <w:rPr>
          <w:sz w:val="23"/>
          <w:szCs w:val="23"/>
        </w:rPr>
        <w:t xml:space="preserve"> .............................................    </w:t>
      </w:r>
      <w:r w:rsidR="00F01DA3">
        <w:rPr>
          <w:sz w:val="23"/>
          <w:szCs w:val="23"/>
        </w:rPr>
        <w:t>40</w:t>
      </w:r>
    </w:p>
    <w:p w14:paraId="0D89FC8F" w14:textId="0FA85476" w:rsidR="0074069E" w:rsidRDefault="0074069E" w:rsidP="0074069E">
      <w:pPr>
        <w:pStyle w:val="Default"/>
        <w:jc w:val="center"/>
        <w:rPr>
          <w:sz w:val="23"/>
          <w:szCs w:val="23"/>
        </w:rPr>
      </w:pPr>
      <w:r w:rsidRPr="2507C4AE">
        <w:rPr>
          <w:sz w:val="23"/>
          <w:szCs w:val="23"/>
        </w:rPr>
        <w:t xml:space="preserve">3.3 </w:t>
      </w:r>
      <w:r w:rsidRPr="2507C4AE">
        <w:rPr>
          <w:i/>
          <w:iCs/>
          <w:sz w:val="23"/>
          <w:szCs w:val="23"/>
        </w:rPr>
        <w:t>Module 3: Resident Registration</w:t>
      </w:r>
      <w:r w:rsidRPr="2507C4AE">
        <w:rPr>
          <w:sz w:val="23"/>
          <w:szCs w:val="23"/>
        </w:rPr>
        <w:t xml:space="preserve"> ..................................    </w:t>
      </w:r>
      <w:r w:rsidR="00F01DA3">
        <w:rPr>
          <w:sz w:val="23"/>
          <w:szCs w:val="23"/>
        </w:rPr>
        <w:t>41</w:t>
      </w:r>
    </w:p>
    <w:p w14:paraId="01AAABA1" w14:textId="373094DF" w:rsidR="0074069E" w:rsidRDefault="0074069E" w:rsidP="0074069E">
      <w:pPr>
        <w:pStyle w:val="Default"/>
        <w:jc w:val="center"/>
        <w:rPr>
          <w:sz w:val="23"/>
          <w:szCs w:val="23"/>
        </w:rPr>
      </w:pPr>
      <w:r w:rsidRPr="2507C4AE">
        <w:rPr>
          <w:sz w:val="23"/>
          <w:szCs w:val="23"/>
        </w:rPr>
        <w:t xml:space="preserve">3.4 </w:t>
      </w:r>
      <w:r w:rsidRPr="2507C4AE">
        <w:rPr>
          <w:i/>
          <w:iCs/>
          <w:sz w:val="23"/>
          <w:szCs w:val="23"/>
        </w:rPr>
        <w:t>Module 4: Parcel Registration</w:t>
      </w:r>
      <w:r w:rsidRPr="2507C4AE">
        <w:rPr>
          <w:sz w:val="23"/>
          <w:szCs w:val="23"/>
        </w:rPr>
        <w:t xml:space="preserve"> .....................................    4</w:t>
      </w:r>
      <w:r w:rsidR="00F01DA3">
        <w:rPr>
          <w:sz w:val="23"/>
          <w:szCs w:val="23"/>
        </w:rPr>
        <w:t>6</w:t>
      </w:r>
    </w:p>
    <w:p w14:paraId="0B870360" w14:textId="760F554A" w:rsidR="0074069E" w:rsidRDefault="0074069E" w:rsidP="0074069E">
      <w:pPr>
        <w:pStyle w:val="Default"/>
        <w:jc w:val="center"/>
        <w:rPr>
          <w:sz w:val="23"/>
          <w:szCs w:val="23"/>
        </w:rPr>
      </w:pPr>
      <w:r w:rsidRPr="2507C4AE">
        <w:rPr>
          <w:sz w:val="23"/>
          <w:szCs w:val="23"/>
        </w:rPr>
        <w:t xml:space="preserve">3.5 </w:t>
      </w:r>
      <w:r w:rsidRPr="2507C4AE">
        <w:rPr>
          <w:i/>
          <w:iCs/>
          <w:sz w:val="23"/>
          <w:szCs w:val="23"/>
        </w:rPr>
        <w:t>Module 5: Parcel Collection</w:t>
      </w:r>
      <w:r w:rsidRPr="2507C4AE">
        <w:rPr>
          <w:sz w:val="23"/>
          <w:szCs w:val="23"/>
        </w:rPr>
        <w:t xml:space="preserve"> ........................................    4</w:t>
      </w:r>
      <w:r w:rsidR="00F01DA3">
        <w:rPr>
          <w:sz w:val="23"/>
          <w:szCs w:val="23"/>
        </w:rPr>
        <w:t>9</w:t>
      </w:r>
    </w:p>
    <w:p w14:paraId="4E343D3D" w14:textId="6F170FC0" w:rsidR="00AB6EAE" w:rsidRDefault="00AB6EAE" w:rsidP="00D21616">
      <w:pPr>
        <w:pStyle w:val="Default"/>
        <w:jc w:val="center"/>
        <w:rPr>
          <w:b/>
          <w:bCs/>
          <w:sz w:val="23"/>
          <w:szCs w:val="23"/>
        </w:rPr>
      </w:pPr>
    </w:p>
    <w:p w14:paraId="3D3E0E9E" w14:textId="72E5EE41" w:rsidR="00CC3398" w:rsidRPr="00CC3398" w:rsidRDefault="00CC3398" w:rsidP="00D21616">
      <w:pPr>
        <w:pStyle w:val="Default"/>
        <w:jc w:val="center"/>
        <w:rPr>
          <w:b/>
          <w:bCs/>
          <w:sz w:val="23"/>
          <w:szCs w:val="23"/>
        </w:rPr>
      </w:pPr>
      <w:r>
        <w:rPr>
          <w:b/>
          <w:bCs/>
          <w:sz w:val="23"/>
          <w:szCs w:val="23"/>
        </w:rPr>
        <w:t>4</w:t>
      </w:r>
      <w:r w:rsidRPr="00CC3398">
        <w:rPr>
          <w:b/>
          <w:bCs/>
          <w:sz w:val="23"/>
          <w:szCs w:val="23"/>
        </w:rPr>
        <w:t xml:space="preserve"> </w:t>
      </w:r>
      <w:r>
        <w:rPr>
          <w:b/>
          <w:bCs/>
          <w:sz w:val="23"/>
          <w:szCs w:val="23"/>
        </w:rPr>
        <w:t>SAMPLE INPUT</w:t>
      </w:r>
      <w:r w:rsidRPr="00CC3398">
        <w:rPr>
          <w:b/>
          <w:bCs/>
          <w:sz w:val="23"/>
          <w:szCs w:val="23"/>
        </w:rPr>
        <w:t xml:space="preserve"> ...............................</w:t>
      </w:r>
      <w:r w:rsidR="0033720E" w:rsidRPr="0033720E">
        <w:rPr>
          <w:b/>
          <w:bCs/>
          <w:sz w:val="23"/>
          <w:szCs w:val="23"/>
        </w:rPr>
        <w:t>....</w:t>
      </w:r>
      <w:r w:rsidRPr="00CC3398">
        <w:rPr>
          <w:b/>
          <w:bCs/>
          <w:sz w:val="23"/>
          <w:szCs w:val="23"/>
        </w:rPr>
        <w:t xml:space="preserve">......................................................... </w:t>
      </w:r>
      <w:r w:rsidR="0074069E" w:rsidRPr="2507C4AE">
        <w:rPr>
          <w:b/>
          <w:bCs/>
          <w:sz w:val="23"/>
          <w:szCs w:val="23"/>
        </w:rPr>
        <w:t>5</w:t>
      </w:r>
      <w:r w:rsidR="00F01DA3">
        <w:rPr>
          <w:b/>
          <w:bCs/>
          <w:sz w:val="23"/>
          <w:szCs w:val="23"/>
        </w:rPr>
        <w:t>2</w:t>
      </w:r>
    </w:p>
    <w:p w14:paraId="216688E9" w14:textId="59BDE1A3" w:rsidR="00AB6EAE" w:rsidRPr="005F796C" w:rsidRDefault="00AB6EAE" w:rsidP="00D21616">
      <w:pPr>
        <w:pStyle w:val="Default"/>
        <w:jc w:val="center"/>
        <w:rPr>
          <w:sz w:val="23"/>
          <w:szCs w:val="23"/>
        </w:rPr>
      </w:pPr>
      <w:r w:rsidRPr="2507C4AE">
        <w:rPr>
          <w:sz w:val="23"/>
          <w:szCs w:val="23"/>
        </w:rPr>
        <w:t xml:space="preserve">4.1 </w:t>
      </w:r>
      <w:r w:rsidRPr="2507C4AE">
        <w:rPr>
          <w:i/>
          <w:iCs/>
          <w:sz w:val="23"/>
          <w:szCs w:val="23"/>
        </w:rPr>
        <w:t>Text File 1</w:t>
      </w:r>
      <w:r w:rsidRPr="2507C4AE">
        <w:rPr>
          <w:sz w:val="23"/>
          <w:szCs w:val="23"/>
        </w:rPr>
        <w:t xml:space="preserve"> </w:t>
      </w:r>
      <w:r w:rsidR="0074069E" w:rsidRPr="2507C4AE">
        <w:rPr>
          <w:sz w:val="23"/>
          <w:szCs w:val="23"/>
        </w:rPr>
        <w:t>– Resident_List.txt</w:t>
      </w:r>
      <w:r w:rsidRPr="2507C4AE">
        <w:rPr>
          <w:sz w:val="23"/>
          <w:szCs w:val="23"/>
        </w:rPr>
        <w:t xml:space="preserve">................................................... </w:t>
      </w:r>
      <w:r w:rsidR="0074069E" w:rsidRPr="2507C4AE">
        <w:rPr>
          <w:sz w:val="23"/>
          <w:szCs w:val="23"/>
        </w:rPr>
        <w:t>5</w:t>
      </w:r>
      <w:r w:rsidR="00F01DA3">
        <w:rPr>
          <w:sz w:val="23"/>
          <w:szCs w:val="23"/>
        </w:rPr>
        <w:t>2</w:t>
      </w:r>
    </w:p>
    <w:p w14:paraId="759F109B" w14:textId="0672C673" w:rsidR="00AB6EAE" w:rsidRPr="005F796C" w:rsidRDefault="00AB6EAE" w:rsidP="00D21616">
      <w:pPr>
        <w:pStyle w:val="Default"/>
        <w:jc w:val="center"/>
        <w:rPr>
          <w:sz w:val="23"/>
          <w:szCs w:val="23"/>
        </w:rPr>
      </w:pPr>
      <w:r>
        <w:rPr>
          <w:sz w:val="23"/>
          <w:szCs w:val="23"/>
        </w:rPr>
        <w:t>4</w:t>
      </w:r>
      <w:r w:rsidRPr="005F796C">
        <w:rPr>
          <w:sz w:val="23"/>
          <w:szCs w:val="23"/>
        </w:rPr>
        <w:t xml:space="preserve">.2 </w:t>
      </w:r>
      <w:r w:rsidRPr="00AB6EAE">
        <w:rPr>
          <w:i/>
          <w:iCs/>
          <w:sz w:val="23"/>
          <w:szCs w:val="23"/>
        </w:rPr>
        <w:t>Text File 2</w:t>
      </w:r>
      <w:r w:rsidRPr="005F796C">
        <w:rPr>
          <w:sz w:val="23"/>
          <w:szCs w:val="23"/>
        </w:rPr>
        <w:t xml:space="preserve"> </w:t>
      </w:r>
      <w:r w:rsidR="000918C5">
        <w:rPr>
          <w:sz w:val="23"/>
          <w:szCs w:val="23"/>
        </w:rPr>
        <w:t>–</w:t>
      </w:r>
      <w:r w:rsidR="0074069E">
        <w:rPr>
          <w:sz w:val="23"/>
          <w:szCs w:val="23"/>
        </w:rPr>
        <w:t xml:space="preserve"> </w:t>
      </w:r>
      <w:r w:rsidR="000918C5">
        <w:rPr>
          <w:sz w:val="23"/>
          <w:szCs w:val="23"/>
        </w:rPr>
        <w:t>pin.txt…………</w:t>
      </w:r>
      <w:r>
        <w:rPr>
          <w:sz w:val="23"/>
          <w:szCs w:val="23"/>
        </w:rPr>
        <w:t>.</w:t>
      </w:r>
      <w:r w:rsidRPr="005F796C">
        <w:rPr>
          <w:sz w:val="23"/>
          <w:szCs w:val="23"/>
        </w:rPr>
        <w:t>........</w:t>
      </w:r>
      <w:r>
        <w:rPr>
          <w:sz w:val="23"/>
          <w:szCs w:val="23"/>
        </w:rPr>
        <w:t>...........</w:t>
      </w:r>
      <w:r w:rsidRPr="005F796C">
        <w:rPr>
          <w:sz w:val="23"/>
          <w:szCs w:val="23"/>
        </w:rPr>
        <w:t xml:space="preserve">................................ </w:t>
      </w:r>
      <w:r w:rsidR="0074069E">
        <w:rPr>
          <w:sz w:val="23"/>
          <w:szCs w:val="23"/>
        </w:rPr>
        <w:t>5</w:t>
      </w:r>
      <w:r w:rsidR="00F01DA3">
        <w:rPr>
          <w:sz w:val="23"/>
          <w:szCs w:val="23"/>
        </w:rPr>
        <w:t>6</w:t>
      </w:r>
    </w:p>
    <w:p w14:paraId="4EEA8CFC" w14:textId="77777777" w:rsidR="006A3DEC" w:rsidRDefault="006A3DEC" w:rsidP="00D21616">
      <w:pPr>
        <w:jc w:val="center"/>
        <w:rPr>
          <w:rFonts w:ascii="Times New Roman" w:hAnsi="Times New Roman" w:cs="Times New Roman"/>
          <w:sz w:val="24"/>
          <w:szCs w:val="24"/>
        </w:rPr>
      </w:pPr>
    </w:p>
    <w:p w14:paraId="33B59B45" w14:textId="08B6265E" w:rsidR="0000532F" w:rsidRDefault="0000532F" w:rsidP="00D21616">
      <w:pPr>
        <w:jc w:val="center"/>
        <w:rPr>
          <w:rFonts w:ascii="Times New Roman" w:hAnsi="Times New Roman" w:cs="Times New Roman"/>
          <w:sz w:val="24"/>
          <w:szCs w:val="24"/>
        </w:rPr>
      </w:pPr>
      <w:r>
        <w:rPr>
          <w:rFonts w:ascii="Times New Roman" w:hAnsi="Times New Roman" w:cs="Times New Roman"/>
          <w:sz w:val="24"/>
          <w:szCs w:val="24"/>
        </w:rPr>
        <w:br w:type="page"/>
      </w:r>
    </w:p>
    <w:p w14:paraId="0D263686" w14:textId="4668A218" w:rsidR="003A4611" w:rsidRDefault="0000532F" w:rsidP="0000532F">
      <w:pPr>
        <w:pStyle w:val="Heading2"/>
        <w:jc w:val="center"/>
      </w:pPr>
      <w:r w:rsidRPr="0000532F">
        <w:lastRenderedPageBreak/>
        <w:t>1 INTRODUCTION TO SOLUTION DESIGN</w:t>
      </w:r>
    </w:p>
    <w:p w14:paraId="4EF1F77F" w14:textId="28CAE33F" w:rsidR="006A47B5" w:rsidRPr="00E97C8E" w:rsidRDefault="006A47B5" w:rsidP="0021403E">
      <w:pPr>
        <w:spacing w:line="360" w:lineRule="auto"/>
        <w:rPr>
          <w:rFonts w:ascii="Times New Roman" w:hAnsi="Times New Roman" w:cs="Times New Roman"/>
          <w:b/>
          <w:bCs/>
          <w:sz w:val="24"/>
          <w:szCs w:val="24"/>
        </w:rPr>
      </w:pPr>
      <w:r w:rsidRPr="00E97C8E">
        <w:rPr>
          <w:rFonts w:ascii="Times New Roman" w:hAnsi="Times New Roman" w:cs="Times New Roman"/>
          <w:b/>
          <w:bCs/>
          <w:sz w:val="24"/>
          <w:szCs w:val="24"/>
        </w:rPr>
        <w:t>1.1 Introduction/Background</w:t>
      </w:r>
    </w:p>
    <w:p w14:paraId="6300917D" w14:textId="77777777" w:rsidR="00F84376" w:rsidRPr="00F84376" w:rsidRDefault="00F84376" w:rsidP="355D6E15">
      <w:pPr>
        <w:spacing w:before="100" w:beforeAutospacing="1" w:after="100" w:afterAutospacing="1" w:line="360" w:lineRule="auto"/>
        <w:ind w:firstLine="720"/>
        <w:jc w:val="both"/>
        <w:rPr>
          <w:rFonts w:ascii="Times New Roman" w:eastAsia="Times New Roman" w:hAnsi="Times New Roman" w:cs="Times New Roman"/>
          <w:color w:val="252525"/>
          <w:sz w:val="24"/>
          <w:szCs w:val="24"/>
          <w:lang w:eastAsia="zh-CN"/>
        </w:rPr>
      </w:pPr>
      <w:r w:rsidRPr="00F84376">
        <w:rPr>
          <w:rFonts w:ascii="Times New Roman" w:eastAsia="Times New Roman" w:hAnsi="Times New Roman" w:cs="Times New Roman"/>
          <w:color w:val="252525"/>
          <w:sz w:val="24"/>
          <w:szCs w:val="24"/>
          <w:lang w:eastAsia="zh-CN"/>
        </w:rPr>
        <w:t>Since residents in Boulevard Service Apartment have faced a problem collecting their parcel by finding it from a stack of parcels, the management of Boulevard Service Apartment intends to develop a service of community parcel lockers for its residents to enhance the convenient lifestyle of community living.</w:t>
      </w:r>
    </w:p>
    <w:p w14:paraId="27DA4CF7" w14:textId="63678CA3" w:rsidR="00F84376" w:rsidRPr="00F84376" w:rsidRDefault="00F84376" w:rsidP="355D6E15">
      <w:pPr>
        <w:spacing w:before="100" w:beforeAutospacing="1" w:after="100" w:afterAutospacing="1" w:line="360" w:lineRule="auto"/>
        <w:ind w:firstLine="720"/>
        <w:jc w:val="both"/>
        <w:rPr>
          <w:rFonts w:ascii="Times New Roman" w:eastAsia="Times New Roman" w:hAnsi="Times New Roman" w:cs="Times New Roman"/>
          <w:color w:val="252525"/>
          <w:sz w:val="24"/>
          <w:szCs w:val="24"/>
          <w:lang w:eastAsia="zh-CN"/>
        </w:rPr>
      </w:pPr>
      <w:r w:rsidRPr="00F84376">
        <w:rPr>
          <w:rFonts w:ascii="Times New Roman" w:eastAsia="Times New Roman" w:hAnsi="Times New Roman" w:cs="Times New Roman"/>
          <w:color w:val="252525"/>
          <w:sz w:val="24"/>
          <w:szCs w:val="24"/>
          <w:lang w:eastAsia="zh-CN"/>
        </w:rPr>
        <w:t xml:space="preserve">The system was developed using the programming language C++. In this system, four main </w:t>
      </w:r>
      <w:r w:rsidR="0021403E">
        <w:rPr>
          <w:rFonts w:ascii="Times New Roman" w:eastAsia="Times New Roman" w:hAnsi="Times New Roman" w:cs="Times New Roman"/>
          <w:color w:val="252525"/>
          <w:sz w:val="24"/>
          <w:szCs w:val="24"/>
          <w:lang w:eastAsia="zh-CN"/>
        </w:rPr>
        <w:t>sections</w:t>
      </w:r>
      <w:r w:rsidRPr="00F84376">
        <w:rPr>
          <w:rFonts w:ascii="Times New Roman" w:eastAsia="Times New Roman" w:hAnsi="Times New Roman" w:cs="Times New Roman"/>
          <w:color w:val="252525"/>
          <w:sz w:val="24"/>
          <w:szCs w:val="24"/>
          <w:lang w:eastAsia="zh-CN"/>
        </w:rPr>
        <w:t xml:space="preserve"> are developed, which are resident page, resident registration, parcel registration, and parcel collection. The information of registered residents will be stored in a text file so that the system can retrieve their information to do validation when collecting the parcel.</w:t>
      </w:r>
    </w:p>
    <w:p w14:paraId="517E973F" w14:textId="6F170FC0" w:rsidR="00F84376" w:rsidRPr="00F84376" w:rsidRDefault="00F84376" w:rsidP="355D6E15">
      <w:pPr>
        <w:spacing w:before="100" w:beforeAutospacing="1" w:after="100" w:afterAutospacing="1" w:line="360" w:lineRule="auto"/>
        <w:ind w:firstLine="720"/>
        <w:jc w:val="both"/>
        <w:rPr>
          <w:rFonts w:ascii="Times New Roman" w:eastAsia="Times New Roman" w:hAnsi="Times New Roman" w:cs="Times New Roman"/>
          <w:color w:val="252525"/>
          <w:sz w:val="24"/>
          <w:szCs w:val="24"/>
          <w:lang w:eastAsia="zh-CN"/>
        </w:rPr>
      </w:pPr>
      <w:r w:rsidRPr="00F84376">
        <w:rPr>
          <w:rFonts w:ascii="Times New Roman" w:eastAsia="Times New Roman" w:hAnsi="Times New Roman" w:cs="Times New Roman"/>
          <w:color w:val="252525"/>
          <w:sz w:val="24"/>
          <w:szCs w:val="24"/>
          <w:lang w:eastAsia="zh-CN"/>
        </w:rPr>
        <w:t>Each apartment unit is required to register their apartment unit number, owner’s full name, contact number, and password to login to the system so that residents can receive the one-time PIN code when a parcel is delivered to a locker. In addition, the parcel will be registered to the resident based on their apartment unit number and a one-time PIN code will be generated. The courier will inform the recipient of the delivery status. Thus, residents who want to collect a parcel need to check the one-time PIN code in the system and enter the one-time PIN code at the locker station.</w:t>
      </w:r>
    </w:p>
    <w:p w14:paraId="1BA0A16C" w14:textId="6F170FC0" w:rsidR="003534C9" w:rsidRDefault="003534C9">
      <w:pPr>
        <w:rPr>
          <w:rFonts w:ascii="Times New Roman" w:hAnsi="Times New Roman" w:cs="Times New Roman"/>
          <w:b/>
          <w:bCs/>
          <w:sz w:val="24"/>
          <w:szCs w:val="24"/>
        </w:rPr>
      </w:pPr>
      <w:r w:rsidRPr="2507C4AE">
        <w:rPr>
          <w:rFonts w:ascii="Times New Roman" w:hAnsi="Times New Roman" w:cs="Times New Roman"/>
          <w:b/>
          <w:bCs/>
          <w:sz w:val="24"/>
          <w:szCs w:val="24"/>
        </w:rPr>
        <w:br w:type="page"/>
      </w:r>
    </w:p>
    <w:p w14:paraId="193BB14F" w14:textId="3D91C0DD" w:rsidR="006A47B5" w:rsidRDefault="006A47B5" w:rsidP="007B4FA9">
      <w:pPr>
        <w:spacing w:line="360" w:lineRule="auto"/>
        <w:rPr>
          <w:rFonts w:ascii="Times New Roman" w:hAnsi="Times New Roman" w:cs="Times New Roman"/>
          <w:b/>
          <w:bCs/>
          <w:sz w:val="24"/>
          <w:szCs w:val="24"/>
        </w:rPr>
      </w:pPr>
      <w:r w:rsidRPr="00E97C8E">
        <w:rPr>
          <w:rFonts w:ascii="Times New Roman" w:hAnsi="Times New Roman" w:cs="Times New Roman"/>
          <w:b/>
          <w:bCs/>
          <w:sz w:val="24"/>
          <w:szCs w:val="24"/>
        </w:rPr>
        <w:lastRenderedPageBreak/>
        <w:t>1.2 System Roles/Users</w:t>
      </w:r>
    </w:p>
    <w:p w14:paraId="1522BEC0" w14:textId="6D95539E" w:rsidR="00C01550" w:rsidRPr="00066BBD" w:rsidRDefault="001A6C52" w:rsidP="355D6E15">
      <w:pPr>
        <w:spacing w:line="360" w:lineRule="auto"/>
        <w:jc w:val="both"/>
        <w:rPr>
          <w:rFonts w:ascii="Times New Roman" w:hAnsi="Times New Roman" w:cs="Times New Roman"/>
          <w:sz w:val="24"/>
          <w:szCs w:val="24"/>
        </w:rPr>
      </w:pPr>
      <w:r w:rsidRPr="0021403E">
        <w:rPr>
          <w:rFonts w:ascii="Times New Roman" w:hAnsi="Times New Roman" w:cs="Times New Roman"/>
          <w:sz w:val="24"/>
          <w:szCs w:val="24"/>
        </w:rPr>
        <w:tab/>
      </w:r>
      <w:r w:rsidR="00D8049C" w:rsidRPr="00D8049C">
        <w:rPr>
          <w:rFonts w:ascii="Times New Roman" w:hAnsi="Times New Roman" w:cs="Times New Roman"/>
          <w:sz w:val="24"/>
          <w:szCs w:val="24"/>
        </w:rPr>
        <w:t>The system roles in this system are recipient and courier. Recipients can register their information in the system and collect the parcel by using the PIN code generated by the system after the courier informs them of the delivery status. If the recipient has registered before, they are not required to register again. Besides, couriers can register the parcel with the specific resident’s unit number and send the delivery status to the recipient after registration.</w:t>
      </w:r>
    </w:p>
    <w:p w14:paraId="24F6CB39" w14:textId="77777777" w:rsidR="00C01550" w:rsidRDefault="00C01550">
      <w:pPr>
        <w:rPr>
          <w:rFonts w:ascii="Times New Roman" w:hAnsi="Times New Roman" w:cs="Times New Roman"/>
          <w:sz w:val="24"/>
          <w:szCs w:val="24"/>
        </w:rPr>
      </w:pPr>
    </w:p>
    <w:p w14:paraId="4C2D117F" w14:textId="77777777" w:rsidR="00C01550" w:rsidRDefault="00C01550">
      <w:pPr>
        <w:rPr>
          <w:rFonts w:ascii="Times New Roman" w:hAnsi="Times New Roman" w:cs="Times New Roman"/>
          <w:sz w:val="24"/>
          <w:szCs w:val="24"/>
        </w:rPr>
      </w:pPr>
    </w:p>
    <w:p w14:paraId="7880776F" w14:textId="135862B4" w:rsidR="00C01550" w:rsidRDefault="00C01550">
      <w:pPr>
        <w:rPr>
          <w:rFonts w:ascii="Times New Roman" w:hAnsi="Times New Roman" w:cs="Times New Roman"/>
          <w:sz w:val="24"/>
          <w:szCs w:val="24"/>
        </w:rPr>
      </w:pPr>
    </w:p>
    <w:p w14:paraId="160E73CC" w14:textId="77777777" w:rsidR="00C01550" w:rsidRDefault="00C01550">
      <w:pPr>
        <w:rPr>
          <w:rFonts w:ascii="Times New Roman" w:hAnsi="Times New Roman" w:cs="Times New Roman"/>
          <w:sz w:val="24"/>
          <w:szCs w:val="24"/>
        </w:rPr>
      </w:pPr>
    </w:p>
    <w:p w14:paraId="2FE2A1F5" w14:textId="77777777" w:rsidR="00C01550" w:rsidRDefault="00C01550">
      <w:pPr>
        <w:rPr>
          <w:rFonts w:ascii="Times New Roman" w:hAnsi="Times New Roman" w:cs="Times New Roman"/>
          <w:sz w:val="24"/>
          <w:szCs w:val="24"/>
        </w:rPr>
      </w:pPr>
    </w:p>
    <w:p w14:paraId="5F64B443" w14:textId="77777777" w:rsidR="00C01550" w:rsidRDefault="00C01550">
      <w:pPr>
        <w:rPr>
          <w:rFonts w:ascii="Times New Roman" w:hAnsi="Times New Roman" w:cs="Times New Roman"/>
          <w:sz w:val="24"/>
          <w:szCs w:val="24"/>
        </w:rPr>
      </w:pPr>
    </w:p>
    <w:p w14:paraId="647F4F61" w14:textId="77777777" w:rsidR="00C01550" w:rsidRDefault="00C01550">
      <w:pPr>
        <w:rPr>
          <w:rFonts w:ascii="Times New Roman" w:hAnsi="Times New Roman" w:cs="Times New Roman"/>
          <w:sz w:val="24"/>
          <w:szCs w:val="24"/>
        </w:rPr>
      </w:pPr>
    </w:p>
    <w:p w14:paraId="5E04EC05" w14:textId="77777777" w:rsidR="00C01550" w:rsidRDefault="00C01550">
      <w:pPr>
        <w:rPr>
          <w:rFonts w:ascii="Times New Roman" w:hAnsi="Times New Roman" w:cs="Times New Roman"/>
          <w:sz w:val="24"/>
          <w:szCs w:val="24"/>
        </w:rPr>
      </w:pPr>
    </w:p>
    <w:p w14:paraId="7BCEF7BD" w14:textId="6F170FC0" w:rsidR="00C01550" w:rsidRDefault="00C01550" w:rsidP="00D02A24">
      <w:pPr>
        <w:spacing w:line="360" w:lineRule="auto"/>
        <w:rPr>
          <w:rFonts w:ascii="Times New Roman" w:hAnsi="Times New Roman" w:cs="Times New Roman"/>
          <w:sz w:val="24"/>
          <w:szCs w:val="24"/>
        </w:rPr>
      </w:pPr>
    </w:p>
    <w:p w14:paraId="297D6921" w14:textId="6F170FC0" w:rsidR="003534C9" w:rsidRDefault="003534C9">
      <w:pPr>
        <w:rPr>
          <w:rFonts w:ascii="Times New Roman" w:hAnsi="Times New Roman" w:cs="Times New Roman"/>
          <w:b/>
          <w:bCs/>
          <w:sz w:val="24"/>
          <w:szCs w:val="24"/>
        </w:rPr>
      </w:pPr>
      <w:r w:rsidRPr="2507C4AE">
        <w:rPr>
          <w:rFonts w:ascii="Times New Roman" w:hAnsi="Times New Roman" w:cs="Times New Roman"/>
          <w:b/>
          <w:bCs/>
          <w:sz w:val="24"/>
          <w:szCs w:val="24"/>
        </w:rPr>
        <w:br w:type="page"/>
      </w:r>
    </w:p>
    <w:p w14:paraId="33B0A6F1" w14:textId="7C5D7C7B" w:rsidR="006A47B5" w:rsidRPr="00D02A24" w:rsidRDefault="006A47B5" w:rsidP="00D02A24">
      <w:pPr>
        <w:spacing w:line="360" w:lineRule="auto"/>
        <w:rPr>
          <w:rFonts w:ascii="Times New Roman" w:hAnsi="Times New Roman" w:cs="Times New Roman"/>
          <w:b/>
          <w:bCs/>
          <w:sz w:val="24"/>
          <w:szCs w:val="24"/>
        </w:rPr>
      </w:pPr>
      <w:r w:rsidRPr="00D02A24">
        <w:rPr>
          <w:rFonts w:ascii="Times New Roman" w:hAnsi="Times New Roman" w:cs="Times New Roman"/>
          <w:b/>
          <w:bCs/>
          <w:sz w:val="24"/>
          <w:szCs w:val="24"/>
        </w:rPr>
        <w:lastRenderedPageBreak/>
        <w:t>1.3 System Modules</w:t>
      </w:r>
    </w:p>
    <w:p w14:paraId="767761B4" w14:textId="77777777" w:rsidR="00D21616" w:rsidRPr="00D02A24" w:rsidRDefault="006A47B5" w:rsidP="00D02A24">
      <w:pPr>
        <w:spacing w:line="360" w:lineRule="auto"/>
        <w:ind w:left="720"/>
        <w:rPr>
          <w:rFonts w:ascii="Times New Roman" w:hAnsi="Times New Roman" w:cs="Times New Roman"/>
          <w:b/>
          <w:bCs/>
          <w:sz w:val="24"/>
          <w:szCs w:val="24"/>
        </w:rPr>
      </w:pPr>
      <w:r w:rsidRPr="00D02A24">
        <w:rPr>
          <w:rFonts w:ascii="Times New Roman" w:hAnsi="Times New Roman" w:cs="Times New Roman"/>
          <w:b/>
          <w:bCs/>
          <w:sz w:val="24"/>
          <w:szCs w:val="24"/>
        </w:rPr>
        <w:t xml:space="preserve">1.3.1 Module 1: </w:t>
      </w:r>
      <w:r w:rsidR="00D21616" w:rsidRPr="00D02A24">
        <w:rPr>
          <w:rFonts w:ascii="Times New Roman" w:hAnsi="Times New Roman" w:cs="Times New Roman"/>
          <w:b/>
          <w:bCs/>
          <w:sz w:val="24"/>
          <w:szCs w:val="24"/>
        </w:rPr>
        <w:t xml:space="preserve">Main </w:t>
      </w:r>
    </w:p>
    <w:p w14:paraId="36D2779C" w14:textId="4BC7A678" w:rsidR="00D21616" w:rsidRPr="00D02A24" w:rsidRDefault="00D21616" w:rsidP="0699C6DC">
      <w:pPr>
        <w:spacing w:line="360" w:lineRule="auto"/>
        <w:jc w:val="both"/>
        <w:rPr>
          <w:rFonts w:ascii="Times New Roman" w:hAnsi="Times New Roman" w:cs="Times New Roman"/>
          <w:sz w:val="24"/>
          <w:szCs w:val="24"/>
        </w:rPr>
      </w:pPr>
      <w:r w:rsidRPr="00D02A24">
        <w:rPr>
          <w:rFonts w:ascii="Times New Roman" w:hAnsi="Times New Roman" w:cs="Times New Roman"/>
          <w:b/>
          <w:bCs/>
          <w:sz w:val="24"/>
          <w:szCs w:val="24"/>
        </w:rPr>
        <w:tab/>
      </w:r>
      <w:r w:rsidRPr="00D02A24">
        <w:rPr>
          <w:rFonts w:ascii="Times New Roman" w:hAnsi="Times New Roman" w:cs="Times New Roman"/>
          <w:sz w:val="24"/>
          <w:szCs w:val="24"/>
        </w:rPr>
        <w:t xml:space="preserve">In the main module, the program will display the name of the system and </w:t>
      </w:r>
      <w:r w:rsidR="00841426">
        <w:rPr>
          <w:rFonts w:ascii="Times New Roman" w:hAnsi="Times New Roman" w:cs="Times New Roman"/>
          <w:sz w:val="24"/>
          <w:szCs w:val="24"/>
        </w:rPr>
        <w:t>a</w:t>
      </w:r>
      <w:r w:rsidRPr="00D02A24">
        <w:rPr>
          <w:rFonts w:ascii="Times New Roman" w:hAnsi="Times New Roman" w:cs="Times New Roman"/>
          <w:sz w:val="24"/>
          <w:szCs w:val="24"/>
        </w:rPr>
        <w:t xml:space="preserve"> welcoming greeting to the user</w:t>
      </w:r>
      <w:r w:rsidR="0001329F">
        <w:rPr>
          <w:rFonts w:ascii="Times New Roman" w:hAnsi="Times New Roman" w:cs="Times New Roman"/>
          <w:sz w:val="24"/>
          <w:szCs w:val="24"/>
        </w:rPr>
        <w:t xml:space="preserve">, who </w:t>
      </w:r>
      <w:r w:rsidRPr="00D02A24">
        <w:rPr>
          <w:rFonts w:ascii="Times New Roman" w:hAnsi="Times New Roman" w:cs="Times New Roman"/>
          <w:sz w:val="24"/>
          <w:szCs w:val="24"/>
        </w:rPr>
        <w:t xml:space="preserve">are the courier and resident. In this module, the user will </w:t>
      </w:r>
      <w:r w:rsidR="006915F4">
        <w:rPr>
          <w:rFonts w:ascii="Times New Roman" w:hAnsi="Times New Roman" w:cs="Times New Roman"/>
          <w:sz w:val="24"/>
          <w:szCs w:val="24"/>
        </w:rPr>
        <w:t xml:space="preserve">be </w:t>
      </w:r>
      <w:r w:rsidRPr="00D02A24">
        <w:rPr>
          <w:rFonts w:ascii="Times New Roman" w:hAnsi="Times New Roman" w:cs="Times New Roman"/>
          <w:sz w:val="24"/>
          <w:szCs w:val="24"/>
        </w:rPr>
        <w:t>able to choose whether they are</w:t>
      </w:r>
      <w:r w:rsidR="006915F4">
        <w:rPr>
          <w:rFonts w:ascii="Times New Roman" w:hAnsi="Times New Roman" w:cs="Times New Roman"/>
          <w:sz w:val="24"/>
          <w:szCs w:val="24"/>
        </w:rPr>
        <w:t xml:space="preserve"> a</w:t>
      </w:r>
      <w:r w:rsidRPr="00D02A24">
        <w:rPr>
          <w:rFonts w:ascii="Times New Roman" w:hAnsi="Times New Roman" w:cs="Times New Roman"/>
          <w:sz w:val="24"/>
          <w:szCs w:val="24"/>
        </w:rPr>
        <w:t xml:space="preserve"> courier or resident, or even to exit the program. If </w:t>
      </w:r>
      <w:r w:rsidR="006915F4">
        <w:rPr>
          <w:rFonts w:ascii="Times New Roman" w:hAnsi="Times New Roman" w:cs="Times New Roman"/>
          <w:sz w:val="24"/>
          <w:szCs w:val="24"/>
        </w:rPr>
        <w:t xml:space="preserve">the </w:t>
      </w:r>
      <w:r w:rsidRPr="00D02A24">
        <w:rPr>
          <w:rFonts w:ascii="Times New Roman" w:hAnsi="Times New Roman" w:cs="Times New Roman"/>
          <w:sz w:val="24"/>
          <w:szCs w:val="24"/>
        </w:rPr>
        <w:t>user input</w:t>
      </w:r>
      <w:r w:rsidR="006915F4">
        <w:rPr>
          <w:rFonts w:ascii="Times New Roman" w:hAnsi="Times New Roman" w:cs="Times New Roman"/>
          <w:sz w:val="24"/>
          <w:szCs w:val="24"/>
        </w:rPr>
        <w:t>s</w:t>
      </w:r>
      <w:r w:rsidRPr="00D02A24">
        <w:rPr>
          <w:rFonts w:ascii="Times New Roman" w:hAnsi="Times New Roman" w:cs="Times New Roman"/>
          <w:sz w:val="24"/>
          <w:szCs w:val="24"/>
        </w:rPr>
        <w:t xml:space="preserve"> </w:t>
      </w:r>
      <w:r w:rsidR="006915F4">
        <w:rPr>
          <w:rFonts w:ascii="Times New Roman" w:hAnsi="Times New Roman" w:cs="Times New Roman"/>
          <w:sz w:val="24"/>
          <w:szCs w:val="24"/>
        </w:rPr>
        <w:t xml:space="preserve">an </w:t>
      </w:r>
      <w:r w:rsidRPr="00D02A24">
        <w:rPr>
          <w:rFonts w:ascii="Times New Roman" w:hAnsi="Times New Roman" w:cs="Times New Roman"/>
          <w:sz w:val="24"/>
          <w:szCs w:val="24"/>
        </w:rPr>
        <w:t>option other than these, the program will display</w:t>
      </w:r>
      <w:r w:rsidR="00A42F2A">
        <w:rPr>
          <w:rFonts w:ascii="Times New Roman" w:hAnsi="Times New Roman" w:cs="Times New Roman"/>
          <w:sz w:val="24"/>
          <w:szCs w:val="24"/>
        </w:rPr>
        <w:t xml:space="preserve"> a</w:t>
      </w:r>
      <w:r w:rsidRPr="00D02A24">
        <w:rPr>
          <w:rFonts w:ascii="Times New Roman" w:hAnsi="Times New Roman" w:cs="Times New Roman"/>
          <w:sz w:val="24"/>
          <w:szCs w:val="24"/>
        </w:rPr>
        <w:t xml:space="preserve"> notification to </w:t>
      </w:r>
      <w:r w:rsidR="00A42F2A">
        <w:rPr>
          <w:rFonts w:ascii="Times New Roman" w:hAnsi="Times New Roman" w:cs="Times New Roman"/>
          <w:sz w:val="24"/>
          <w:szCs w:val="24"/>
        </w:rPr>
        <w:t xml:space="preserve">the </w:t>
      </w:r>
      <w:r w:rsidRPr="00D02A24">
        <w:rPr>
          <w:rFonts w:ascii="Times New Roman" w:hAnsi="Times New Roman" w:cs="Times New Roman"/>
          <w:sz w:val="24"/>
          <w:szCs w:val="24"/>
        </w:rPr>
        <w:t xml:space="preserve">user to inform </w:t>
      </w:r>
      <w:r w:rsidR="00A42F2A">
        <w:rPr>
          <w:rFonts w:ascii="Times New Roman" w:hAnsi="Times New Roman" w:cs="Times New Roman"/>
          <w:sz w:val="24"/>
          <w:szCs w:val="24"/>
        </w:rPr>
        <w:t xml:space="preserve">them of the </w:t>
      </w:r>
      <w:r w:rsidRPr="00D02A24">
        <w:rPr>
          <w:rFonts w:ascii="Times New Roman" w:hAnsi="Times New Roman" w:cs="Times New Roman"/>
          <w:sz w:val="24"/>
          <w:szCs w:val="24"/>
        </w:rPr>
        <w:t>wrong option entered and let them try again. If the user chooses the courier option, the program will execute the parcel registration module. However, if the user chooses the resident option, the program will execute the resident page.</w:t>
      </w:r>
    </w:p>
    <w:p w14:paraId="6E10EA4A" w14:textId="77777777" w:rsidR="00D21616" w:rsidRPr="00D02A24" w:rsidRDefault="00D21616" w:rsidP="00D02A24">
      <w:pPr>
        <w:spacing w:line="360" w:lineRule="auto"/>
        <w:ind w:left="720"/>
        <w:rPr>
          <w:rFonts w:ascii="Times New Roman" w:hAnsi="Times New Roman" w:cs="Times New Roman"/>
          <w:b/>
          <w:bCs/>
          <w:sz w:val="24"/>
          <w:szCs w:val="24"/>
        </w:rPr>
      </w:pPr>
    </w:p>
    <w:p w14:paraId="629F2005" w14:textId="299A742C" w:rsidR="006A47B5" w:rsidRPr="00D02A24" w:rsidRDefault="00D21616" w:rsidP="00D02A24">
      <w:pPr>
        <w:spacing w:line="360" w:lineRule="auto"/>
        <w:ind w:left="720"/>
        <w:rPr>
          <w:rFonts w:ascii="Times New Roman" w:hAnsi="Times New Roman" w:cs="Times New Roman"/>
          <w:b/>
          <w:bCs/>
          <w:sz w:val="24"/>
          <w:szCs w:val="24"/>
        </w:rPr>
      </w:pPr>
      <w:r w:rsidRPr="00D02A24">
        <w:rPr>
          <w:rFonts w:ascii="Times New Roman" w:hAnsi="Times New Roman" w:cs="Times New Roman"/>
          <w:b/>
          <w:bCs/>
          <w:sz w:val="24"/>
          <w:szCs w:val="24"/>
        </w:rPr>
        <w:t xml:space="preserve">1.3.2 Module 2: </w:t>
      </w:r>
      <w:r w:rsidR="006A47B5" w:rsidRPr="00D02A24">
        <w:rPr>
          <w:rFonts w:ascii="Times New Roman" w:hAnsi="Times New Roman" w:cs="Times New Roman"/>
          <w:b/>
          <w:bCs/>
          <w:sz w:val="24"/>
          <w:szCs w:val="24"/>
        </w:rPr>
        <w:t xml:space="preserve">Resident </w:t>
      </w:r>
      <w:r w:rsidRPr="00D02A24">
        <w:rPr>
          <w:rFonts w:ascii="Times New Roman" w:hAnsi="Times New Roman" w:cs="Times New Roman"/>
          <w:b/>
          <w:bCs/>
          <w:sz w:val="24"/>
          <w:szCs w:val="24"/>
        </w:rPr>
        <w:t>Page</w:t>
      </w:r>
    </w:p>
    <w:p w14:paraId="0DE5678E" w14:textId="6478AB76" w:rsidR="00D21616" w:rsidRPr="00D02A24" w:rsidRDefault="00D21616" w:rsidP="0699C6DC">
      <w:pPr>
        <w:spacing w:line="360" w:lineRule="auto"/>
        <w:jc w:val="both"/>
        <w:rPr>
          <w:rFonts w:ascii="Times New Roman" w:hAnsi="Times New Roman" w:cs="Times New Roman"/>
          <w:sz w:val="24"/>
          <w:szCs w:val="24"/>
        </w:rPr>
      </w:pPr>
      <w:r w:rsidRPr="00D02A24">
        <w:rPr>
          <w:rFonts w:ascii="Times New Roman" w:hAnsi="Times New Roman" w:cs="Times New Roman"/>
          <w:b/>
          <w:bCs/>
          <w:sz w:val="24"/>
          <w:szCs w:val="24"/>
        </w:rPr>
        <w:tab/>
      </w:r>
      <w:r w:rsidRPr="00D02A24">
        <w:rPr>
          <w:rFonts w:ascii="Times New Roman" w:hAnsi="Times New Roman" w:cs="Times New Roman"/>
          <w:sz w:val="24"/>
          <w:szCs w:val="24"/>
        </w:rPr>
        <w:t>This resident page module will be executed only when the user chooses</w:t>
      </w:r>
      <w:r w:rsidR="00070114">
        <w:rPr>
          <w:rFonts w:ascii="Times New Roman" w:hAnsi="Times New Roman" w:cs="Times New Roman"/>
          <w:sz w:val="24"/>
          <w:szCs w:val="24"/>
        </w:rPr>
        <w:t xml:space="preserve"> the</w:t>
      </w:r>
      <w:r w:rsidRPr="00D02A24">
        <w:rPr>
          <w:rFonts w:ascii="Times New Roman" w:hAnsi="Times New Roman" w:cs="Times New Roman"/>
          <w:sz w:val="24"/>
          <w:szCs w:val="24"/>
        </w:rPr>
        <w:t xml:space="preserve"> resident option in the main module. In the resident page module, the program will ask the user to choose whether to register, collect</w:t>
      </w:r>
      <w:r w:rsidR="00044DF0">
        <w:rPr>
          <w:rFonts w:ascii="Times New Roman" w:hAnsi="Times New Roman" w:cs="Times New Roman"/>
          <w:sz w:val="24"/>
          <w:szCs w:val="24"/>
        </w:rPr>
        <w:t xml:space="preserve"> a</w:t>
      </w:r>
      <w:r w:rsidRPr="00D02A24">
        <w:rPr>
          <w:rFonts w:ascii="Times New Roman" w:hAnsi="Times New Roman" w:cs="Times New Roman"/>
          <w:sz w:val="24"/>
          <w:szCs w:val="24"/>
        </w:rPr>
        <w:t xml:space="preserve"> parcel</w:t>
      </w:r>
      <w:r w:rsidR="00044DF0">
        <w:rPr>
          <w:rFonts w:ascii="Times New Roman" w:hAnsi="Times New Roman" w:cs="Times New Roman"/>
          <w:sz w:val="24"/>
          <w:szCs w:val="24"/>
        </w:rPr>
        <w:t>,</w:t>
      </w:r>
      <w:r w:rsidRPr="00D02A24">
        <w:rPr>
          <w:rFonts w:ascii="Times New Roman" w:hAnsi="Times New Roman" w:cs="Times New Roman"/>
          <w:sz w:val="24"/>
          <w:szCs w:val="24"/>
        </w:rPr>
        <w:t xml:space="preserve"> or exit from the resident page module to</w:t>
      </w:r>
      <w:r w:rsidR="00044DF0">
        <w:rPr>
          <w:rFonts w:ascii="Times New Roman" w:hAnsi="Times New Roman" w:cs="Times New Roman"/>
          <w:sz w:val="24"/>
          <w:szCs w:val="24"/>
        </w:rPr>
        <w:t xml:space="preserve"> the</w:t>
      </w:r>
      <w:r w:rsidRPr="00D02A24">
        <w:rPr>
          <w:rFonts w:ascii="Times New Roman" w:hAnsi="Times New Roman" w:cs="Times New Roman"/>
          <w:sz w:val="24"/>
          <w:szCs w:val="24"/>
        </w:rPr>
        <w:t xml:space="preserve"> main module. If</w:t>
      </w:r>
      <w:r w:rsidR="00044DF0">
        <w:rPr>
          <w:rFonts w:ascii="Times New Roman" w:hAnsi="Times New Roman" w:cs="Times New Roman"/>
          <w:sz w:val="24"/>
          <w:szCs w:val="24"/>
        </w:rPr>
        <w:t xml:space="preserve"> the</w:t>
      </w:r>
      <w:r w:rsidRPr="00D02A24">
        <w:rPr>
          <w:rFonts w:ascii="Times New Roman" w:hAnsi="Times New Roman" w:cs="Times New Roman"/>
          <w:sz w:val="24"/>
          <w:szCs w:val="24"/>
        </w:rPr>
        <w:t xml:space="preserve"> user input</w:t>
      </w:r>
      <w:r w:rsidR="00044DF0">
        <w:rPr>
          <w:rFonts w:ascii="Times New Roman" w:hAnsi="Times New Roman" w:cs="Times New Roman"/>
          <w:sz w:val="24"/>
          <w:szCs w:val="24"/>
        </w:rPr>
        <w:t>s</w:t>
      </w:r>
      <w:r w:rsidRPr="00D02A24">
        <w:rPr>
          <w:rFonts w:ascii="Times New Roman" w:hAnsi="Times New Roman" w:cs="Times New Roman"/>
          <w:sz w:val="24"/>
          <w:szCs w:val="24"/>
        </w:rPr>
        <w:t xml:space="preserve"> </w:t>
      </w:r>
      <w:r w:rsidR="00044DF0">
        <w:rPr>
          <w:rFonts w:ascii="Times New Roman" w:hAnsi="Times New Roman" w:cs="Times New Roman"/>
          <w:sz w:val="24"/>
          <w:szCs w:val="24"/>
        </w:rPr>
        <w:t xml:space="preserve">an </w:t>
      </w:r>
      <w:r w:rsidRPr="00D02A24">
        <w:rPr>
          <w:rFonts w:ascii="Times New Roman" w:hAnsi="Times New Roman" w:cs="Times New Roman"/>
          <w:sz w:val="24"/>
          <w:szCs w:val="24"/>
        </w:rPr>
        <w:t>option other than these, the program will display</w:t>
      </w:r>
      <w:r w:rsidR="004944DC">
        <w:rPr>
          <w:rFonts w:ascii="Times New Roman" w:hAnsi="Times New Roman" w:cs="Times New Roman"/>
          <w:sz w:val="24"/>
          <w:szCs w:val="24"/>
        </w:rPr>
        <w:t xml:space="preserve"> a</w:t>
      </w:r>
      <w:r w:rsidRPr="00D02A24">
        <w:rPr>
          <w:rFonts w:ascii="Times New Roman" w:hAnsi="Times New Roman" w:cs="Times New Roman"/>
          <w:sz w:val="24"/>
          <w:szCs w:val="24"/>
        </w:rPr>
        <w:t xml:space="preserve"> notification to the user to inform </w:t>
      </w:r>
      <w:r w:rsidR="004944DC">
        <w:rPr>
          <w:rFonts w:ascii="Times New Roman" w:hAnsi="Times New Roman" w:cs="Times New Roman"/>
          <w:sz w:val="24"/>
          <w:szCs w:val="24"/>
        </w:rPr>
        <w:t xml:space="preserve">them of the </w:t>
      </w:r>
      <w:r w:rsidRPr="00D02A24">
        <w:rPr>
          <w:rFonts w:ascii="Times New Roman" w:hAnsi="Times New Roman" w:cs="Times New Roman"/>
          <w:sz w:val="24"/>
          <w:szCs w:val="24"/>
        </w:rPr>
        <w:t>wrong option entered and let them try again. If the user chooses the registration option, the program will execute the resident registration module. However, if the user chooses the parcel collection option, the program will execute the parcel collection module.</w:t>
      </w:r>
    </w:p>
    <w:p w14:paraId="70760ED1" w14:textId="766A6ACD" w:rsidR="00E97C8E" w:rsidRPr="00D02A24" w:rsidRDefault="00E97C8E" w:rsidP="00D02A24">
      <w:pPr>
        <w:spacing w:line="360" w:lineRule="auto"/>
        <w:rPr>
          <w:rFonts w:ascii="Times New Roman" w:hAnsi="Times New Roman" w:cs="Times New Roman"/>
          <w:sz w:val="24"/>
          <w:szCs w:val="24"/>
        </w:rPr>
      </w:pPr>
    </w:p>
    <w:p w14:paraId="6D0598D0" w14:textId="77777777" w:rsidR="00D21616" w:rsidRDefault="006A47B5" w:rsidP="00D02A24">
      <w:pPr>
        <w:spacing w:line="360" w:lineRule="auto"/>
        <w:ind w:left="720"/>
        <w:rPr>
          <w:rFonts w:ascii="Times New Roman" w:hAnsi="Times New Roman" w:cs="Times New Roman"/>
          <w:b/>
          <w:bCs/>
          <w:sz w:val="24"/>
          <w:szCs w:val="24"/>
        </w:rPr>
      </w:pPr>
      <w:r w:rsidRPr="00D02A24">
        <w:rPr>
          <w:rFonts w:ascii="Times New Roman" w:hAnsi="Times New Roman" w:cs="Times New Roman"/>
          <w:b/>
          <w:bCs/>
          <w:sz w:val="24"/>
          <w:szCs w:val="24"/>
        </w:rPr>
        <w:t>1.3.</w:t>
      </w:r>
      <w:r w:rsidR="00D21616" w:rsidRPr="00D02A24">
        <w:rPr>
          <w:rFonts w:ascii="Times New Roman" w:hAnsi="Times New Roman" w:cs="Times New Roman"/>
          <w:b/>
          <w:bCs/>
          <w:sz w:val="24"/>
          <w:szCs w:val="24"/>
        </w:rPr>
        <w:t>3</w:t>
      </w:r>
      <w:r w:rsidRPr="00D02A24">
        <w:rPr>
          <w:rFonts w:ascii="Times New Roman" w:hAnsi="Times New Roman" w:cs="Times New Roman"/>
          <w:b/>
          <w:bCs/>
          <w:sz w:val="24"/>
          <w:szCs w:val="24"/>
        </w:rPr>
        <w:t xml:space="preserve"> Module </w:t>
      </w:r>
      <w:r w:rsidR="00D21616" w:rsidRPr="00D02A24">
        <w:rPr>
          <w:rFonts w:ascii="Times New Roman" w:hAnsi="Times New Roman" w:cs="Times New Roman"/>
          <w:b/>
          <w:bCs/>
          <w:sz w:val="24"/>
          <w:szCs w:val="24"/>
        </w:rPr>
        <w:t>3</w:t>
      </w:r>
      <w:r w:rsidRPr="00D02A24">
        <w:rPr>
          <w:rFonts w:ascii="Times New Roman" w:hAnsi="Times New Roman" w:cs="Times New Roman"/>
          <w:b/>
          <w:bCs/>
          <w:sz w:val="24"/>
          <w:szCs w:val="24"/>
        </w:rPr>
        <w:t xml:space="preserve">: </w:t>
      </w:r>
      <w:r w:rsidR="00D21616" w:rsidRPr="00D02A24">
        <w:rPr>
          <w:rFonts w:ascii="Times New Roman" w:hAnsi="Times New Roman" w:cs="Times New Roman"/>
          <w:b/>
          <w:bCs/>
          <w:sz w:val="24"/>
          <w:szCs w:val="24"/>
        </w:rPr>
        <w:t>Resident Registration</w:t>
      </w:r>
    </w:p>
    <w:p w14:paraId="69F7DA8C" w14:textId="24504F34" w:rsidR="0017720E" w:rsidRDefault="0017720E" w:rsidP="0017720E">
      <w:pPr>
        <w:spacing w:line="360" w:lineRule="auto"/>
        <w:ind w:firstLine="720"/>
        <w:jc w:val="both"/>
        <w:rPr>
          <w:rFonts w:ascii="Times New Roman" w:eastAsia="Calibri" w:hAnsi="Times New Roman" w:cs="Times New Roman"/>
          <w:sz w:val="24"/>
          <w:szCs w:val="24"/>
        </w:rPr>
      </w:pPr>
      <w:r w:rsidRPr="2146245F">
        <w:rPr>
          <w:rFonts w:ascii="Times New Roman" w:eastAsia="Calibri" w:hAnsi="Times New Roman" w:cs="Times New Roman"/>
          <w:sz w:val="24"/>
          <w:szCs w:val="24"/>
        </w:rPr>
        <w:t xml:space="preserve">The resident registration will be executed when the user chooses the resident option in the main module. In the resident page module, the program will ask the user to choose whether to register, collect a parcel, or exit from resident page to the main module. If the user chooses the register option, the program will display resident registration module. The user should input the information such as unit number, name, password, and phone number. </w:t>
      </w:r>
      <w:r w:rsidRPr="75B663A3">
        <w:rPr>
          <w:rFonts w:ascii="Times New Roman" w:eastAsia="Calibri" w:hAnsi="Times New Roman" w:cs="Times New Roman"/>
          <w:sz w:val="24"/>
          <w:szCs w:val="24"/>
        </w:rPr>
        <w:t xml:space="preserve">The limit number of password only 15 and valid phone number can up to 10.  There will be a display show the user want to edit or not. </w:t>
      </w:r>
      <w:r w:rsidRPr="2146245F">
        <w:rPr>
          <w:rFonts w:ascii="Times New Roman" w:eastAsia="Calibri" w:hAnsi="Times New Roman" w:cs="Times New Roman"/>
          <w:sz w:val="24"/>
          <w:szCs w:val="24"/>
        </w:rPr>
        <w:t>After that, there is a display showing the resident registration is successful and display again the information that input by user.</w:t>
      </w:r>
    </w:p>
    <w:p w14:paraId="724BF5A9" w14:textId="7F20FADC" w:rsidR="00342EAA" w:rsidRPr="00D053FA" w:rsidRDefault="00D053FA" w:rsidP="00854C8E">
      <w:pPr>
        <w:spacing w:line="360" w:lineRule="auto"/>
        <w:ind w:left="720"/>
        <w:jc w:val="both"/>
        <w:rPr>
          <w:rFonts w:ascii="Times New Roman" w:hAnsi="Times New Roman" w:cs="Times New Roman"/>
          <w:sz w:val="24"/>
          <w:szCs w:val="24"/>
        </w:rPr>
      </w:pPr>
      <w:r>
        <w:rPr>
          <w:rFonts w:ascii="Times New Roman" w:hAnsi="Times New Roman" w:cs="Times New Roman"/>
          <w:b/>
          <w:bCs/>
          <w:sz w:val="24"/>
          <w:szCs w:val="24"/>
        </w:rPr>
        <w:tab/>
      </w:r>
    </w:p>
    <w:p w14:paraId="6640022A" w14:textId="77777777" w:rsidR="00C65558" w:rsidRDefault="00C65558" w:rsidP="00D02A24">
      <w:pPr>
        <w:spacing w:line="360" w:lineRule="auto"/>
        <w:ind w:left="720"/>
        <w:rPr>
          <w:rFonts w:ascii="Times New Roman" w:hAnsi="Times New Roman" w:cs="Times New Roman"/>
          <w:b/>
          <w:bCs/>
          <w:sz w:val="24"/>
          <w:szCs w:val="24"/>
        </w:rPr>
      </w:pPr>
    </w:p>
    <w:p w14:paraId="5407482C" w14:textId="77777777" w:rsidR="00C65558" w:rsidRDefault="00C65558" w:rsidP="00D02A24">
      <w:pPr>
        <w:spacing w:line="360" w:lineRule="auto"/>
        <w:ind w:left="720"/>
        <w:rPr>
          <w:rFonts w:ascii="Times New Roman" w:hAnsi="Times New Roman" w:cs="Times New Roman"/>
          <w:b/>
          <w:bCs/>
          <w:sz w:val="24"/>
          <w:szCs w:val="24"/>
        </w:rPr>
      </w:pPr>
    </w:p>
    <w:p w14:paraId="456E087F" w14:textId="77777777" w:rsidR="0017720E" w:rsidRDefault="0017720E" w:rsidP="00D02A24">
      <w:pPr>
        <w:spacing w:line="360" w:lineRule="auto"/>
        <w:ind w:left="720"/>
        <w:rPr>
          <w:rFonts w:ascii="Times New Roman" w:hAnsi="Times New Roman" w:cs="Times New Roman"/>
          <w:b/>
          <w:bCs/>
          <w:sz w:val="24"/>
          <w:szCs w:val="24"/>
        </w:rPr>
      </w:pPr>
    </w:p>
    <w:p w14:paraId="73958038" w14:textId="409FF859" w:rsidR="00E97C8E" w:rsidRDefault="00D21616" w:rsidP="00D02A24">
      <w:pPr>
        <w:spacing w:line="360" w:lineRule="auto"/>
        <w:ind w:left="720"/>
        <w:rPr>
          <w:rFonts w:ascii="Times New Roman" w:hAnsi="Times New Roman" w:cs="Times New Roman"/>
          <w:b/>
          <w:bCs/>
          <w:sz w:val="24"/>
          <w:szCs w:val="24"/>
        </w:rPr>
      </w:pPr>
      <w:r w:rsidRPr="00D02A24">
        <w:rPr>
          <w:rFonts w:ascii="Times New Roman" w:hAnsi="Times New Roman" w:cs="Times New Roman"/>
          <w:b/>
          <w:bCs/>
          <w:sz w:val="24"/>
          <w:szCs w:val="24"/>
        </w:rPr>
        <w:lastRenderedPageBreak/>
        <w:t xml:space="preserve">1.3.4 Module 4: </w:t>
      </w:r>
      <w:r w:rsidR="006A47B5" w:rsidRPr="00D02A24">
        <w:rPr>
          <w:rFonts w:ascii="Times New Roman" w:hAnsi="Times New Roman" w:cs="Times New Roman"/>
          <w:b/>
          <w:bCs/>
          <w:sz w:val="24"/>
          <w:szCs w:val="24"/>
        </w:rPr>
        <w:t>Parcel Registration</w:t>
      </w:r>
    </w:p>
    <w:p w14:paraId="64D24E84" w14:textId="414E7F81" w:rsidR="0017720E" w:rsidRPr="0017720E" w:rsidRDefault="0017720E" w:rsidP="0017720E">
      <w:pPr>
        <w:spacing w:line="360" w:lineRule="auto"/>
        <w:ind w:firstLine="720"/>
        <w:jc w:val="both"/>
        <w:rPr>
          <w:rFonts w:ascii="Times New Roman" w:hAnsi="Times New Roman" w:cs="Times New Roman"/>
          <w:sz w:val="24"/>
          <w:szCs w:val="24"/>
        </w:rPr>
      </w:pPr>
      <w:r w:rsidRPr="0017720E">
        <w:rPr>
          <w:rFonts w:ascii="Times New Roman" w:hAnsi="Times New Roman" w:cs="Times New Roman"/>
          <w:sz w:val="24"/>
          <w:szCs w:val="24"/>
        </w:rPr>
        <w:t>The resident registration module will be executed when the user chooses the courier option in the main module. In this module, the program will display a welcome message to the user. Then, there is a prompt for the user to enter the apartment unit number and the resident’s contact number. After that, there is a display showing the parcel registration was successful. Next, the module will ask the user whether there is another parcel to deliver. If the user needs to deliver another parcel, the process repeats. If not, the loop is broken and a thank you message is generated.</w:t>
      </w:r>
    </w:p>
    <w:p w14:paraId="731B13AA" w14:textId="06ACE709" w:rsidR="0017720E" w:rsidRPr="0017720E" w:rsidRDefault="0017720E" w:rsidP="0017720E">
      <w:pPr>
        <w:spacing w:line="360" w:lineRule="auto"/>
        <w:jc w:val="both"/>
        <w:rPr>
          <w:rFonts w:ascii="Times New Roman" w:hAnsi="Times New Roman" w:cs="Times New Roman"/>
          <w:sz w:val="24"/>
          <w:szCs w:val="24"/>
        </w:rPr>
      </w:pPr>
      <w:r w:rsidRPr="0017720E">
        <w:rPr>
          <w:rFonts w:ascii="Times New Roman" w:hAnsi="Times New Roman" w:cs="Times New Roman"/>
          <w:sz w:val="24"/>
          <w:szCs w:val="24"/>
        </w:rPr>
        <w:tab/>
        <w:t>Besides, this module generates a 6-digit PIN code for the resident’s parcel collection. The pin code is generated by setting the lower boundary to be 100000 and the upper boundary to be 999999 and a 6-digit random number will be generated within that range of digits.</w:t>
      </w:r>
    </w:p>
    <w:p w14:paraId="4DDDBC7A" w14:textId="0A1A373F" w:rsidR="0017720E" w:rsidRPr="0017720E" w:rsidRDefault="0017720E" w:rsidP="0017720E">
      <w:pPr>
        <w:spacing w:line="360" w:lineRule="auto"/>
        <w:jc w:val="both"/>
        <w:rPr>
          <w:rFonts w:ascii="Times New Roman" w:hAnsi="Times New Roman" w:cs="Times New Roman"/>
          <w:sz w:val="24"/>
          <w:szCs w:val="24"/>
        </w:rPr>
      </w:pPr>
      <w:r w:rsidRPr="0017720E">
        <w:rPr>
          <w:rFonts w:ascii="Times New Roman" w:hAnsi="Times New Roman" w:cs="Times New Roman"/>
          <w:sz w:val="24"/>
          <w:szCs w:val="24"/>
        </w:rPr>
        <w:tab/>
        <w:t>Afterwards, a text file containing the apartment unit number and PIN code is updated. At the end, a thank you message is displayed to the user.</w:t>
      </w:r>
    </w:p>
    <w:p w14:paraId="2AC612C7" w14:textId="77777777" w:rsidR="007858DC" w:rsidRPr="007858DC" w:rsidRDefault="007858DC" w:rsidP="007858DC">
      <w:pPr>
        <w:spacing w:line="360" w:lineRule="auto"/>
        <w:ind w:left="720"/>
        <w:jc w:val="both"/>
        <w:rPr>
          <w:rFonts w:ascii="Times New Roman" w:hAnsi="Times New Roman" w:cs="Times New Roman"/>
          <w:sz w:val="24"/>
          <w:szCs w:val="24"/>
        </w:rPr>
      </w:pPr>
    </w:p>
    <w:p w14:paraId="5E8B38C1" w14:textId="736747CB" w:rsidR="006A47B5" w:rsidRPr="00D02A24" w:rsidRDefault="006A47B5" w:rsidP="00D02A24">
      <w:pPr>
        <w:spacing w:line="360" w:lineRule="auto"/>
        <w:ind w:left="720"/>
        <w:rPr>
          <w:rFonts w:ascii="Times New Roman" w:hAnsi="Times New Roman" w:cs="Times New Roman"/>
          <w:b/>
          <w:bCs/>
          <w:sz w:val="24"/>
          <w:szCs w:val="24"/>
        </w:rPr>
      </w:pPr>
      <w:r w:rsidRPr="00D02A24">
        <w:rPr>
          <w:rFonts w:ascii="Times New Roman" w:hAnsi="Times New Roman" w:cs="Times New Roman"/>
          <w:b/>
          <w:bCs/>
          <w:sz w:val="24"/>
          <w:szCs w:val="24"/>
        </w:rPr>
        <w:t>1.3.</w:t>
      </w:r>
      <w:r w:rsidR="00D21616" w:rsidRPr="00D02A24">
        <w:rPr>
          <w:rFonts w:ascii="Times New Roman" w:hAnsi="Times New Roman" w:cs="Times New Roman"/>
          <w:b/>
          <w:bCs/>
          <w:sz w:val="24"/>
          <w:szCs w:val="24"/>
        </w:rPr>
        <w:t>5</w:t>
      </w:r>
      <w:r w:rsidRPr="00D02A24">
        <w:rPr>
          <w:rFonts w:ascii="Times New Roman" w:hAnsi="Times New Roman" w:cs="Times New Roman"/>
          <w:b/>
          <w:bCs/>
          <w:sz w:val="24"/>
          <w:szCs w:val="24"/>
        </w:rPr>
        <w:t xml:space="preserve"> Module </w:t>
      </w:r>
      <w:r w:rsidR="00D21616" w:rsidRPr="00D02A24">
        <w:rPr>
          <w:rFonts w:ascii="Times New Roman" w:hAnsi="Times New Roman" w:cs="Times New Roman"/>
          <w:b/>
          <w:bCs/>
          <w:sz w:val="24"/>
          <w:szCs w:val="24"/>
        </w:rPr>
        <w:t>5</w:t>
      </w:r>
      <w:r w:rsidRPr="00D02A24">
        <w:rPr>
          <w:rFonts w:ascii="Times New Roman" w:hAnsi="Times New Roman" w:cs="Times New Roman"/>
          <w:b/>
          <w:bCs/>
          <w:sz w:val="24"/>
          <w:szCs w:val="24"/>
        </w:rPr>
        <w:t>: Parcel Collection</w:t>
      </w:r>
    </w:p>
    <w:p w14:paraId="4F5FBF93" w14:textId="19686790" w:rsidR="00D21616" w:rsidRPr="00D02A24" w:rsidRDefault="00D21616" w:rsidP="0699C6DC">
      <w:pPr>
        <w:spacing w:line="360" w:lineRule="auto"/>
        <w:ind w:firstLine="720"/>
        <w:jc w:val="both"/>
        <w:rPr>
          <w:rFonts w:ascii="Times New Roman" w:hAnsi="Times New Roman" w:cs="Times New Roman"/>
          <w:sz w:val="24"/>
          <w:szCs w:val="24"/>
        </w:rPr>
      </w:pPr>
      <w:r w:rsidRPr="00D02A24">
        <w:rPr>
          <w:rFonts w:ascii="Times New Roman" w:hAnsi="Times New Roman" w:cs="Times New Roman"/>
          <w:sz w:val="24"/>
          <w:szCs w:val="24"/>
        </w:rPr>
        <w:t xml:space="preserve">The parcel collection module will be executed only when the user chooses the parcel collection option in </w:t>
      </w:r>
      <w:r w:rsidR="008C2AC4">
        <w:rPr>
          <w:rFonts w:ascii="Times New Roman" w:hAnsi="Times New Roman" w:cs="Times New Roman"/>
          <w:sz w:val="24"/>
          <w:szCs w:val="24"/>
        </w:rPr>
        <w:t xml:space="preserve">the </w:t>
      </w:r>
      <w:r w:rsidRPr="00D02A24">
        <w:rPr>
          <w:rFonts w:ascii="Times New Roman" w:hAnsi="Times New Roman" w:cs="Times New Roman"/>
          <w:sz w:val="24"/>
          <w:szCs w:val="24"/>
        </w:rPr>
        <w:t xml:space="preserve">resident page module. In this parcel collection module, the program will request the apartment unit number and password from the user for verification. If the verification </w:t>
      </w:r>
      <w:r w:rsidR="008C2AC4">
        <w:rPr>
          <w:rFonts w:ascii="Times New Roman" w:hAnsi="Times New Roman" w:cs="Times New Roman"/>
          <w:sz w:val="24"/>
          <w:szCs w:val="24"/>
        </w:rPr>
        <w:t>fails</w:t>
      </w:r>
      <w:r w:rsidRPr="00D02A24">
        <w:rPr>
          <w:rFonts w:ascii="Times New Roman" w:hAnsi="Times New Roman" w:cs="Times New Roman"/>
          <w:sz w:val="24"/>
          <w:szCs w:val="24"/>
        </w:rPr>
        <w:t xml:space="preserve">, the program will display </w:t>
      </w:r>
      <w:r w:rsidR="008C2AC4">
        <w:rPr>
          <w:rFonts w:ascii="Times New Roman" w:hAnsi="Times New Roman" w:cs="Times New Roman"/>
          <w:sz w:val="24"/>
          <w:szCs w:val="24"/>
        </w:rPr>
        <w:t>a</w:t>
      </w:r>
      <w:r w:rsidRPr="00D02A24">
        <w:rPr>
          <w:rFonts w:ascii="Times New Roman" w:hAnsi="Times New Roman" w:cs="Times New Roman"/>
          <w:sz w:val="24"/>
          <w:szCs w:val="24"/>
        </w:rPr>
        <w:t xml:space="preserve"> notification and ask the user to key in the option again.</w:t>
      </w:r>
    </w:p>
    <w:p w14:paraId="27454059" w14:textId="474BAA37" w:rsidR="00D21616" w:rsidRPr="00D02A24" w:rsidRDefault="00D21616" w:rsidP="0699C6DC">
      <w:pPr>
        <w:spacing w:line="360" w:lineRule="auto"/>
        <w:ind w:firstLine="720"/>
        <w:jc w:val="both"/>
        <w:rPr>
          <w:rFonts w:ascii="Times New Roman" w:hAnsi="Times New Roman" w:cs="Times New Roman"/>
          <w:sz w:val="24"/>
          <w:szCs w:val="24"/>
        </w:rPr>
      </w:pPr>
      <w:r w:rsidRPr="00D02A24">
        <w:rPr>
          <w:rFonts w:ascii="Times New Roman" w:hAnsi="Times New Roman" w:cs="Times New Roman"/>
          <w:sz w:val="24"/>
          <w:szCs w:val="24"/>
        </w:rPr>
        <w:t>If the verification succe</w:t>
      </w:r>
      <w:r w:rsidR="008C2AC4">
        <w:rPr>
          <w:rFonts w:ascii="Times New Roman" w:hAnsi="Times New Roman" w:cs="Times New Roman"/>
          <w:sz w:val="24"/>
          <w:szCs w:val="24"/>
        </w:rPr>
        <w:t>ed</w:t>
      </w:r>
      <w:r w:rsidRPr="00D02A24">
        <w:rPr>
          <w:rFonts w:ascii="Times New Roman" w:hAnsi="Times New Roman" w:cs="Times New Roman"/>
          <w:sz w:val="24"/>
          <w:szCs w:val="24"/>
        </w:rPr>
        <w:t xml:space="preserve">s, the program will display whether there is any available parcel or not. If the parcel is available, the one-time pin code will be displayed on the screen. The user needs to key in the one-time pin code in the locker station in order to collect their parcel. If the parcel is not available, the notification will be displayed on the screen. </w:t>
      </w:r>
    </w:p>
    <w:p w14:paraId="3F081BF3" w14:textId="26C256EC" w:rsidR="00E97C8E" w:rsidRDefault="00E97C8E">
      <w:pPr>
        <w:rPr>
          <w:rFonts w:ascii="Times New Roman" w:hAnsi="Times New Roman" w:cs="Times New Roman"/>
          <w:sz w:val="24"/>
          <w:szCs w:val="24"/>
        </w:rPr>
      </w:pPr>
    </w:p>
    <w:p w14:paraId="1E4C9DD0" w14:textId="77777777" w:rsidR="00D21616" w:rsidRDefault="00D21616">
      <w:pPr>
        <w:rPr>
          <w:rFonts w:ascii="Times New Roman" w:hAnsi="Times New Roman" w:cs="Times New Roman"/>
          <w:b/>
          <w:bCs/>
          <w:sz w:val="24"/>
          <w:szCs w:val="24"/>
        </w:rPr>
      </w:pPr>
      <w:r>
        <w:rPr>
          <w:rFonts w:ascii="Times New Roman" w:hAnsi="Times New Roman" w:cs="Times New Roman"/>
          <w:b/>
          <w:bCs/>
          <w:sz w:val="24"/>
          <w:szCs w:val="24"/>
        </w:rPr>
        <w:br w:type="page"/>
      </w:r>
    </w:p>
    <w:p w14:paraId="0E0185DA" w14:textId="33C4C1D3" w:rsidR="006A47B5" w:rsidRPr="00E97C8E" w:rsidRDefault="5917DE37" w:rsidP="006A47B5">
      <w:pPr>
        <w:spacing w:line="360" w:lineRule="auto"/>
        <w:rPr>
          <w:rFonts w:ascii="Times New Roman" w:hAnsi="Times New Roman" w:cs="Times New Roman"/>
          <w:b/>
          <w:bCs/>
          <w:sz w:val="24"/>
          <w:szCs w:val="24"/>
        </w:rPr>
      </w:pPr>
      <w:r w:rsidRPr="18DD9936">
        <w:rPr>
          <w:rFonts w:ascii="Times New Roman" w:hAnsi="Times New Roman" w:cs="Times New Roman"/>
          <w:b/>
          <w:bCs/>
          <w:sz w:val="24"/>
          <w:szCs w:val="24"/>
        </w:rPr>
        <w:lastRenderedPageBreak/>
        <w:t>1.4 Structure Chart</w:t>
      </w:r>
    </w:p>
    <w:p w14:paraId="62E217F2" w14:textId="568458BC" w:rsidR="00E97C8E" w:rsidRDefault="00E02228" w:rsidP="18DD9936">
      <w:pPr>
        <w:spacing w:line="360" w:lineRule="auto"/>
        <w:rPr>
          <w:rFonts w:ascii="Calibri" w:eastAsia="Calibri" w:hAnsi="Calibri" w:cs="Arial"/>
        </w:rPr>
      </w:pPr>
      <w:r>
        <w:rPr>
          <w:noProof/>
        </w:rPr>
        <w:drawing>
          <wp:inline distT="0" distB="0" distL="0" distR="0" wp14:anchorId="377CAC59" wp14:editId="231062CB">
            <wp:extent cx="6645910" cy="320611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206115"/>
                    </a:xfrm>
                    <a:prstGeom prst="rect">
                      <a:avLst/>
                    </a:prstGeom>
                    <a:noFill/>
                    <a:ln>
                      <a:noFill/>
                    </a:ln>
                  </pic:spPr>
                </pic:pic>
              </a:graphicData>
            </a:graphic>
          </wp:inline>
        </w:drawing>
      </w:r>
    </w:p>
    <w:p w14:paraId="6C18C386" w14:textId="70E75FFF" w:rsidR="00E97C8E" w:rsidRDefault="00E97C8E" w:rsidP="18DD9936">
      <w:pPr>
        <w:spacing w:line="360" w:lineRule="auto"/>
        <w:rPr>
          <w:rFonts w:ascii="Times New Roman" w:hAnsi="Times New Roman" w:cs="Times New Roman"/>
          <w:sz w:val="24"/>
          <w:szCs w:val="24"/>
        </w:rPr>
      </w:pPr>
      <w:r w:rsidRPr="18DD9936">
        <w:rPr>
          <w:rFonts w:ascii="Times New Roman" w:hAnsi="Times New Roman" w:cs="Times New Roman"/>
          <w:sz w:val="24"/>
          <w:szCs w:val="24"/>
        </w:rPr>
        <w:br w:type="page"/>
      </w:r>
    </w:p>
    <w:p w14:paraId="6B78A315" w14:textId="35251EBB" w:rsidR="006A47B5" w:rsidRPr="00E97C8E" w:rsidRDefault="006A47B5" w:rsidP="00F11F11">
      <w:pPr>
        <w:spacing w:line="360" w:lineRule="auto"/>
        <w:rPr>
          <w:rFonts w:ascii="Times New Roman" w:hAnsi="Times New Roman" w:cs="Times New Roman"/>
          <w:b/>
          <w:bCs/>
          <w:sz w:val="24"/>
          <w:szCs w:val="24"/>
        </w:rPr>
      </w:pPr>
      <w:r w:rsidRPr="00E97C8E">
        <w:rPr>
          <w:rFonts w:ascii="Times New Roman" w:hAnsi="Times New Roman" w:cs="Times New Roman"/>
          <w:b/>
          <w:bCs/>
          <w:sz w:val="24"/>
          <w:szCs w:val="24"/>
        </w:rPr>
        <w:lastRenderedPageBreak/>
        <w:t>1.5 Flow Chart/Pseudocode</w:t>
      </w:r>
    </w:p>
    <w:p w14:paraId="61E3705D" w14:textId="3C042B7C" w:rsidR="00F11F11" w:rsidRDefault="00F11F11" w:rsidP="00D02A24">
      <w:pPr>
        <w:spacing w:line="360" w:lineRule="auto"/>
        <w:ind w:firstLine="720"/>
        <w:rPr>
          <w:rFonts w:ascii="Times New Roman" w:hAnsi="Times New Roman" w:cs="Times New Roman"/>
          <w:b/>
          <w:bCs/>
          <w:sz w:val="24"/>
          <w:szCs w:val="24"/>
        </w:rPr>
      </w:pPr>
      <w:r w:rsidRPr="00E97C8E">
        <w:rPr>
          <w:rFonts w:ascii="Times New Roman" w:hAnsi="Times New Roman" w:cs="Times New Roman"/>
          <w:b/>
          <w:bCs/>
          <w:sz w:val="24"/>
          <w:szCs w:val="24"/>
        </w:rPr>
        <w:t>1.</w:t>
      </w:r>
      <w:r>
        <w:rPr>
          <w:rFonts w:ascii="Times New Roman" w:hAnsi="Times New Roman" w:cs="Times New Roman"/>
          <w:b/>
          <w:bCs/>
          <w:sz w:val="24"/>
          <w:szCs w:val="24"/>
        </w:rPr>
        <w:t>5</w:t>
      </w:r>
      <w:r w:rsidRPr="00E97C8E">
        <w:rPr>
          <w:rFonts w:ascii="Times New Roman" w:hAnsi="Times New Roman" w:cs="Times New Roman"/>
          <w:b/>
          <w:bCs/>
          <w:sz w:val="24"/>
          <w:szCs w:val="24"/>
        </w:rPr>
        <w:t xml:space="preserve">.1 Module 1: </w:t>
      </w:r>
      <w:r>
        <w:rPr>
          <w:rFonts w:ascii="Times New Roman" w:hAnsi="Times New Roman" w:cs="Times New Roman"/>
          <w:b/>
          <w:bCs/>
          <w:sz w:val="24"/>
          <w:szCs w:val="24"/>
        </w:rPr>
        <w:t>Main</w:t>
      </w:r>
    </w:p>
    <w:p w14:paraId="01DAA5AD" w14:textId="4C716191" w:rsidR="00D900E4" w:rsidRDefault="00C63595" w:rsidP="00B31881">
      <w:pPr>
        <w:spacing w:line="360" w:lineRule="auto"/>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0998E5" wp14:editId="5C781C04">
            <wp:extent cx="5179803" cy="7835900"/>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89163" cy="7850060"/>
                    </a:xfrm>
                    <a:prstGeom prst="rect">
                      <a:avLst/>
                    </a:prstGeom>
                  </pic:spPr>
                </pic:pic>
              </a:graphicData>
            </a:graphic>
          </wp:inline>
        </w:drawing>
      </w:r>
    </w:p>
    <w:p w14:paraId="46291C11" w14:textId="77777777" w:rsidR="00F11F11" w:rsidRDefault="00F11F11" w:rsidP="00D02A24">
      <w:pPr>
        <w:spacing w:line="360" w:lineRule="auto"/>
        <w:rPr>
          <w:rFonts w:ascii="Times New Roman" w:hAnsi="Times New Roman" w:cs="Times New Roman"/>
          <w:b/>
          <w:bCs/>
          <w:sz w:val="24"/>
          <w:szCs w:val="24"/>
        </w:rPr>
      </w:pPr>
    </w:p>
    <w:p w14:paraId="091CBAE7" w14:textId="01B35106" w:rsidR="00F11F11" w:rsidRDefault="00F11F11" w:rsidP="00D02A24">
      <w:pPr>
        <w:spacing w:line="360" w:lineRule="auto"/>
        <w:ind w:firstLine="720"/>
        <w:rPr>
          <w:rFonts w:ascii="Times New Roman" w:hAnsi="Times New Roman" w:cs="Times New Roman"/>
          <w:b/>
          <w:bCs/>
          <w:sz w:val="24"/>
          <w:szCs w:val="24"/>
        </w:rPr>
      </w:pPr>
      <w:r w:rsidRPr="00E97C8E">
        <w:rPr>
          <w:rFonts w:ascii="Times New Roman" w:hAnsi="Times New Roman" w:cs="Times New Roman"/>
          <w:b/>
          <w:bCs/>
          <w:sz w:val="24"/>
          <w:szCs w:val="24"/>
        </w:rPr>
        <w:lastRenderedPageBreak/>
        <w:t>1.</w:t>
      </w:r>
      <w:r>
        <w:rPr>
          <w:rFonts w:ascii="Times New Roman" w:hAnsi="Times New Roman" w:cs="Times New Roman"/>
          <w:b/>
          <w:bCs/>
          <w:sz w:val="24"/>
          <w:szCs w:val="24"/>
        </w:rPr>
        <w:t>5</w:t>
      </w:r>
      <w:r w:rsidRPr="00E97C8E">
        <w:rPr>
          <w:rFonts w:ascii="Times New Roman" w:hAnsi="Times New Roman" w:cs="Times New Roman"/>
          <w:b/>
          <w:bCs/>
          <w:sz w:val="24"/>
          <w:szCs w:val="24"/>
        </w:rPr>
        <w:t>.</w:t>
      </w:r>
      <w:r>
        <w:rPr>
          <w:rFonts w:ascii="Times New Roman" w:hAnsi="Times New Roman" w:cs="Times New Roman"/>
          <w:b/>
          <w:bCs/>
          <w:sz w:val="24"/>
          <w:szCs w:val="24"/>
        </w:rPr>
        <w:t>2</w:t>
      </w:r>
      <w:r w:rsidRPr="00E97C8E">
        <w:rPr>
          <w:rFonts w:ascii="Times New Roman" w:hAnsi="Times New Roman" w:cs="Times New Roman"/>
          <w:b/>
          <w:bCs/>
          <w:sz w:val="24"/>
          <w:szCs w:val="24"/>
        </w:rPr>
        <w:t xml:space="preserve"> Module </w:t>
      </w:r>
      <w:r>
        <w:rPr>
          <w:rFonts w:ascii="Times New Roman" w:hAnsi="Times New Roman" w:cs="Times New Roman"/>
          <w:b/>
          <w:bCs/>
          <w:sz w:val="24"/>
          <w:szCs w:val="24"/>
        </w:rPr>
        <w:t>2</w:t>
      </w:r>
      <w:r w:rsidRPr="00E97C8E">
        <w:rPr>
          <w:rFonts w:ascii="Times New Roman" w:hAnsi="Times New Roman" w:cs="Times New Roman"/>
          <w:b/>
          <w:bCs/>
          <w:sz w:val="24"/>
          <w:szCs w:val="24"/>
        </w:rPr>
        <w:t xml:space="preserve">: Resident </w:t>
      </w:r>
      <w:r>
        <w:rPr>
          <w:rFonts w:ascii="Times New Roman" w:hAnsi="Times New Roman" w:cs="Times New Roman"/>
          <w:b/>
          <w:bCs/>
          <w:sz w:val="24"/>
          <w:szCs w:val="24"/>
        </w:rPr>
        <w:t>Page</w:t>
      </w:r>
    </w:p>
    <w:p w14:paraId="6248C64F" w14:textId="6F170FC0" w:rsidR="00653527" w:rsidRDefault="00C63595" w:rsidP="00B31881">
      <w:pPr>
        <w:spacing w:line="360" w:lineRule="auto"/>
        <w:ind w:firstLine="720"/>
        <w:jc w:val="center"/>
        <w:rPr>
          <w:rFonts w:ascii="Times New Roman" w:hAnsi="Times New Roman" w:cs="Times New Roman"/>
          <w:b/>
          <w:bCs/>
          <w:sz w:val="24"/>
          <w:szCs w:val="24"/>
        </w:rPr>
      </w:pPr>
      <w:r>
        <w:rPr>
          <w:noProof/>
        </w:rPr>
        <w:drawing>
          <wp:inline distT="0" distB="0" distL="0" distR="0" wp14:anchorId="23583A29" wp14:editId="39F94721">
            <wp:extent cx="5627510" cy="853440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627510" cy="8534401"/>
                    </a:xfrm>
                    <a:prstGeom prst="rect">
                      <a:avLst/>
                    </a:prstGeom>
                  </pic:spPr>
                </pic:pic>
              </a:graphicData>
            </a:graphic>
          </wp:inline>
        </w:drawing>
      </w:r>
    </w:p>
    <w:p w14:paraId="2E3AE7F7" w14:textId="37F98BB7" w:rsidR="00F11F11" w:rsidRDefault="00F11F11" w:rsidP="00D02A24">
      <w:pPr>
        <w:spacing w:line="360" w:lineRule="auto"/>
        <w:ind w:firstLine="720"/>
        <w:rPr>
          <w:rFonts w:ascii="Times New Roman" w:hAnsi="Times New Roman" w:cs="Times New Roman"/>
          <w:b/>
          <w:bCs/>
          <w:sz w:val="24"/>
          <w:szCs w:val="24"/>
        </w:rPr>
      </w:pPr>
      <w:r w:rsidRPr="00E97C8E">
        <w:rPr>
          <w:rFonts w:ascii="Times New Roman" w:hAnsi="Times New Roman" w:cs="Times New Roman"/>
          <w:b/>
          <w:bCs/>
          <w:sz w:val="24"/>
          <w:szCs w:val="24"/>
        </w:rPr>
        <w:lastRenderedPageBreak/>
        <w:t>1.</w:t>
      </w:r>
      <w:r>
        <w:rPr>
          <w:rFonts w:ascii="Times New Roman" w:hAnsi="Times New Roman" w:cs="Times New Roman"/>
          <w:b/>
          <w:bCs/>
          <w:sz w:val="24"/>
          <w:szCs w:val="24"/>
        </w:rPr>
        <w:t>5.3</w:t>
      </w:r>
      <w:r w:rsidRPr="00E97C8E">
        <w:rPr>
          <w:rFonts w:ascii="Times New Roman" w:hAnsi="Times New Roman" w:cs="Times New Roman"/>
          <w:b/>
          <w:bCs/>
          <w:sz w:val="24"/>
          <w:szCs w:val="24"/>
        </w:rPr>
        <w:t xml:space="preserve"> Module </w:t>
      </w:r>
      <w:r>
        <w:rPr>
          <w:rFonts w:ascii="Times New Roman" w:hAnsi="Times New Roman" w:cs="Times New Roman"/>
          <w:b/>
          <w:bCs/>
          <w:sz w:val="24"/>
          <w:szCs w:val="24"/>
        </w:rPr>
        <w:t>3</w:t>
      </w:r>
      <w:r w:rsidRPr="00E97C8E">
        <w:rPr>
          <w:rFonts w:ascii="Times New Roman" w:hAnsi="Times New Roman" w:cs="Times New Roman"/>
          <w:b/>
          <w:bCs/>
          <w:sz w:val="24"/>
          <w:szCs w:val="24"/>
        </w:rPr>
        <w:t xml:space="preserve">: </w:t>
      </w:r>
      <w:r>
        <w:rPr>
          <w:rFonts w:ascii="Times New Roman" w:hAnsi="Times New Roman" w:cs="Times New Roman"/>
          <w:b/>
          <w:bCs/>
          <w:sz w:val="24"/>
          <w:szCs w:val="24"/>
        </w:rPr>
        <w:t>Resident Registration</w:t>
      </w:r>
    </w:p>
    <w:p w14:paraId="24E1C37A" w14:textId="2197A60E" w:rsidR="00F11F11" w:rsidRDefault="00F05343" w:rsidP="00B31881">
      <w:pPr>
        <w:spacing w:line="360" w:lineRule="auto"/>
        <w:jc w:val="center"/>
        <w:rPr>
          <w:rFonts w:ascii="Calibri" w:eastAsia="Calibri" w:hAnsi="Calibri" w:cs="Arial"/>
        </w:rPr>
      </w:pPr>
      <w:r>
        <w:rPr>
          <w:rFonts w:ascii="Calibri" w:eastAsia="Calibri" w:hAnsi="Calibri" w:cs="Arial"/>
          <w:noProof/>
        </w:rPr>
        <w:drawing>
          <wp:inline distT="0" distB="0" distL="0" distR="0" wp14:anchorId="505C4AB7" wp14:editId="10AEEBC5">
            <wp:extent cx="2218386" cy="870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7413" cy="8741277"/>
                    </a:xfrm>
                    <a:prstGeom prst="rect">
                      <a:avLst/>
                    </a:prstGeom>
                  </pic:spPr>
                </pic:pic>
              </a:graphicData>
            </a:graphic>
          </wp:inline>
        </w:drawing>
      </w:r>
    </w:p>
    <w:p w14:paraId="51CA377C" w14:textId="4F88AAB1" w:rsidR="00F42F2E" w:rsidRDefault="00F42F2E" w:rsidP="00B31881">
      <w:pPr>
        <w:spacing w:line="360" w:lineRule="auto"/>
        <w:jc w:val="center"/>
        <w:rPr>
          <w:rFonts w:ascii="Calibri" w:eastAsia="Calibri" w:hAnsi="Calibri" w:cs="Arial"/>
        </w:rPr>
      </w:pPr>
      <w:r>
        <w:rPr>
          <w:rFonts w:ascii="Calibri" w:eastAsia="Calibri" w:hAnsi="Calibri" w:cs="Arial"/>
          <w:noProof/>
        </w:rPr>
        <w:lastRenderedPageBreak/>
        <w:drawing>
          <wp:inline distT="0" distB="0" distL="0" distR="0" wp14:anchorId="49092E47" wp14:editId="5B393E58">
            <wp:extent cx="4281170" cy="965898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1170" cy="9658985"/>
                    </a:xfrm>
                    <a:prstGeom prst="rect">
                      <a:avLst/>
                    </a:prstGeom>
                  </pic:spPr>
                </pic:pic>
              </a:graphicData>
            </a:graphic>
          </wp:inline>
        </w:drawing>
      </w:r>
    </w:p>
    <w:p w14:paraId="7B33762F" w14:textId="4D8D6C27" w:rsidR="00193A8A" w:rsidRPr="00B31881" w:rsidRDefault="00F42F2E" w:rsidP="00B31881">
      <w:pPr>
        <w:spacing w:line="360" w:lineRule="auto"/>
        <w:ind w:firstLine="720"/>
        <w:jc w:val="center"/>
      </w:pPr>
      <w:r>
        <w:rPr>
          <w:noProof/>
        </w:rPr>
        <w:lastRenderedPageBreak/>
        <w:drawing>
          <wp:inline distT="0" distB="0" distL="0" distR="0" wp14:anchorId="2F868F29" wp14:editId="493CCF4D">
            <wp:extent cx="5657215" cy="965898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7215" cy="9658985"/>
                    </a:xfrm>
                    <a:prstGeom prst="rect">
                      <a:avLst/>
                    </a:prstGeom>
                  </pic:spPr>
                </pic:pic>
              </a:graphicData>
            </a:graphic>
          </wp:inline>
        </w:drawing>
      </w:r>
    </w:p>
    <w:p w14:paraId="0414E382" w14:textId="31509366" w:rsidR="00F11F11" w:rsidRDefault="00F11F11" w:rsidP="00D02A24">
      <w:pPr>
        <w:spacing w:line="360" w:lineRule="auto"/>
        <w:ind w:firstLine="720"/>
        <w:rPr>
          <w:rFonts w:ascii="Times New Roman" w:hAnsi="Times New Roman" w:cs="Times New Roman"/>
          <w:b/>
          <w:bCs/>
          <w:sz w:val="24"/>
          <w:szCs w:val="24"/>
        </w:rPr>
      </w:pPr>
      <w:r w:rsidRPr="00E97C8E">
        <w:rPr>
          <w:rFonts w:ascii="Times New Roman" w:hAnsi="Times New Roman" w:cs="Times New Roman"/>
          <w:b/>
          <w:bCs/>
          <w:sz w:val="24"/>
          <w:szCs w:val="24"/>
        </w:rPr>
        <w:lastRenderedPageBreak/>
        <w:t>1.</w:t>
      </w:r>
      <w:r>
        <w:rPr>
          <w:rFonts w:ascii="Times New Roman" w:hAnsi="Times New Roman" w:cs="Times New Roman"/>
          <w:b/>
          <w:bCs/>
          <w:sz w:val="24"/>
          <w:szCs w:val="24"/>
        </w:rPr>
        <w:t>5</w:t>
      </w:r>
      <w:r w:rsidRPr="00E97C8E">
        <w:rPr>
          <w:rFonts w:ascii="Times New Roman" w:hAnsi="Times New Roman" w:cs="Times New Roman"/>
          <w:b/>
          <w:bCs/>
          <w:sz w:val="24"/>
          <w:szCs w:val="24"/>
        </w:rPr>
        <w:t>.</w:t>
      </w:r>
      <w:r>
        <w:rPr>
          <w:rFonts w:ascii="Times New Roman" w:hAnsi="Times New Roman" w:cs="Times New Roman"/>
          <w:b/>
          <w:bCs/>
          <w:sz w:val="24"/>
          <w:szCs w:val="24"/>
        </w:rPr>
        <w:t>4</w:t>
      </w:r>
      <w:r w:rsidRPr="00E97C8E">
        <w:rPr>
          <w:rFonts w:ascii="Times New Roman" w:hAnsi="Times New Roman" w:cs="Times New Roman"/>
          <w:b/>
          <w:bCs/>
          <w:sz w:val="24"/>
          <w:szCs w:val="24"/>
        </w:rPr>
        <w:t xml:space="preserve"> Module </w:t>
      </w:r>
      <w:r>
        <w:rPr>
          <w:rFonts w:ascii="Times New Roman" w:hAnsi="Times New Roman" w:cs="Times New Roman"/>
          <w:b/>
          <w:bCs/>
          <w:sz w:val="24"/>
          <w:szCs w:val="24"/>
        </w:rPr>
        <w:t>4</w:t>
      </w:r>
      <w:r w:rsidRPr="00E97C8E">
        <w:rPr>
          <w:rFonts w:ascii="Times New Roman" w:hAnsi="Times New Roman" w:cs="Times New Roman"/>
          <w:b/>
          <w:bCs/>
          <w:sz w:val="24"/>
          <w:szCs w:val="24"/>
        </w:rPr>
        <w:t>: Parcel Registration</w:t>
      </w:r>
    </w:p>
    <w:p w14:paraId="3068B0F1" w14:textId="457AE11F" w:rsidR="00F11F11" w:rsidRDefault="000A1663" w:rsidP="00B3188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85DC6E" wp14:editId="74E39EA7">
            <wp:extent cx="3724683" cy="8739188"/>
            <wp:effectExtent l="0" t="0" r="952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2756" cy="8758129"/>
                    </a:xfrm>
                    <a:prstGeom prst="rect">
                      <a:avLst/>
                    </a:prstGeom>
                  </pic:spPr>
                </pic:pic>
              </a:graphicData>
            </a:graphic>
          </wp:inline>
        </w:drawing>
      </w:r>
    </w:p>
    <w:p w14:paraId="4EE6B3DD" w14:textId="161B2AA5" w:rsidR="00C06D73" w:rsidRDefault="000335AC" w:rsidP="00B3188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F9F086" wp14:editId="3491CA98">
            <wp:extent cx="5029200" cy="82961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8296189"/>
                    </a:xfrm>
                    <a:prstGeom prst="rect">
                      <a:avLst/>
                    </a:prstGeom>
                  </pic:spPr>
                </pic:pic>
              </a:graphicData>
            </a:graphic>
          </wp:inline>
        </w:drawing>
      </w:r>
    </w:p>
    <w:p w14:paraId="162B7BB2" w14:textId="2E9E1982" w:rsidR="00CE566D" w:rsidRDefault="00CE566D" w:rsidP="00D02A24">
      <w:pPr>
        <w:spacing w:line="360" w:lineRule="auto"/>
        <w:rPr>
          <w:rFonts w:ascii="Times New Roman" w:hAnsi="Times New Roman" w:cs="Times New Roman"/>
          <w:b/>
          <w:bCs/>
          <w:sz w:val="24"/>
          <w:szCs w:val="24"/>
        </w:rPr>
      </w:pPr>
    </w:p>
    <w:p w14:paraId="76801F04" w14:textId="77777777" w:rsidR="00CE566D" w:rsidRPr="00D21616" w:rsidRDefault="00CE566D" w:rsidP="00D02A24">
      <w:pPr>
        <w:spacing w:line="360" w:lineRule="auto"/>
        <w:rPr>
          <w:rFonts w:ascii="Times New Roman" w:hAnsi="Times New Roman" w:cs="Times New Roman"/>
          <w:b/>
          <w:bCs/>
          <w:sz w:val="24"/>
          <w:szCs w:val="24"/>
        </w:rPr>
      </w:pPr>
    </w:p>
    <w:p w14:paraId="3B58E8AA" w14:textId="24743EDE" w:rsidR="00F11F11" w:rsidRPr="00E97C8E" w:rsidRDefault="4CAE8621" w:rsidP="00D02A24">
      <w:pPr>
        <w:spacing w:line="360" w:lineRule="auto"/>
        <w:ind w:firstLine="720"/>
        <w:rPr>
          <w:rFonts w:ascii="Times New Roman" w:hAnsi="Times New Roman" w:cs="Times New Roman"/>
          <w:b/>
          <w:bCs/>
          <w:sz w:val="24"/>
          <w:szCs w:val="24"/>
        </w:rPr>
      </w:pPr>
      <w:r w:rsidRPr="18DD9936">
        <w:rPr>
          <w:rFonts w:ascii="Times New Roman" w:hAnsi="Times New Roman" w:cs="Times New Roman"/>
          <w:b/>
          <w:bCs/>
          <w:sz w:val="24"/>
          <w:szCs w:val="24"/>
        </w:rPr>
        <w:lastRenderedPageBreak/>
        <w:t>1.5.5 Module 5: Parcel Collection</w:t>
      </w:r>
    </w:p>
    <w:p w14:paraId="2580F0AA" w14:textId="4EA0A691" w:rsidR="00D02A24" w:rsidRDefault="00E97AB8" w:rsidP="00B31881">
      <w:pPr>
        <w:spacing w:line="360" w:lineRule="auto"/>
        <w:ind w:firstLine="720"/>
        <w:jc w:val="center"/>
      </w:pPr>
      <w:r>
        <w:rPr>
          <w:noProof/>
        </w:rPr>
        <w:drawing>
          <wp:inline distT="0" distB="0" distL="0" distR="0" wp14:anchorId="0422DC13" wp14:editId="48617EBF">
            <wp:extent cx="4105275" cy="51530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stretch>
                      <a:fillRect/>
                    </a:stretch>
                  </pic:blipFill>
                  <pic:spPr>
                    <a:xfrm>
                      <a:off x="0" y="0"/>
                      <a:ext cx="4105275" cy="5153025"/>
                    </a:xfrm>
                    <a:prstGeom prst="rect">
                      <a:avLst/>
                    </a:prstGeom>
                  </pic:spPr>
                </pic:pic>
              </a:graphicData>
            </a:graphic>
          </wp:inline>
        </w:drawing>
      </w:r>
    </w:p>
    <w:p w14:paraId="01B491F0" w14:textId="5739C70E" w:rsidR="5BBF168A" w:rsidRDefault="5BBF168A" w:rsidP="18DD9936">
      <w:pPr>
        <w:spacing w:line="360" w:lineRule="auto"/>
        <w:ind w:firstLine="720"/>
        <w:rPr>
          <w:rFonts w:ascii="Calibri" w:eastAsia="Calibri" w:hAnsi="Calibri" w:cs="Arial"/>
        </w:rPr>
      </w:pPr>
    </w:p>
    <w:p w14:paraId="03602264" w14:textId="77777777" w:rsidR="00135A8C" w:rsidRDefault="00135A8C" w:rsidP="18DD9936">
      <w:pPr>
        <w:spacing w:line="360" w:lineRule="auto"/>
        <w:ind w:firstLine="720"/>
        <w:rPr>
          <w:rFonts w:ascii="Calibri" w:eastAsia="Calibri" w:hAnsi="Calibri" w:cs="Arial"/>
        </w:rPr>
      </w:pPr>
    </w:p>
    <w:p w14:paraId="1299493C" w14:textId="77777777" w:rsidR="00135A8C" w:rsidRDefault="00135A8C" w:rsidP="18DD9936">
      <w:pPr>
        <w:spacing w:line="360" w:lineRule="auto"/>
        <w:ind w:firstLine="720"/>
        <w:rPr>
          <w:rFonts w:ascii="Calibri" w:eastAsia="Calibri" w:hAnsi="Calibri" w:cs="Arial"/>
        </w:rPr>
      </w:pPr>
    </w:p>
    <w:p w14:paraId="6901D021" w14:textId="77777777" w:rsidR="00135A8C" w:rsidRDefault="00135A8C" w:rsidP="18DD9936">
      <w:pPr>
        <w:spacing w:line="360" w:lineRule="auto"/>
        <w:ind w:firstLine="720"/>
        <w:rPr>
          <w:rFonts w:ascii="Calibri" w:eastAsia="Calibri" w:hAnsi="Calibri" w:cs="Arial"/>
        </w:rPr>
      </w:pPr>
    </w:p>
    <w:p w14:paraId="13142864" w14:textId="77777777" w:rsidR="00135A8C" w:rsidRDefault="00135A8C" w:rsidP="18DD9936">
      <w:pPr>
        <w:spacing w:line="360" w:lineRule="auto"/>
        <w:ind w:firstLine="720"/>
        <w:rPr>
          <w:rFonts w:ascii="Calibri" w:eastAsia="Calibri" w:hAnsi="Calibri" w:cs="Arial"/>
        </w:rPr>
      </w:pPr>
    </w:p>
    <w:p w14:paraId="44F726DA" w14:textId="77777777" w:rsidR="00135A8C" w:rsidRDefault="00135A8C" w:rsidP="18DD9936">
      <w:pPr>
        <w:spacing w:line="360" w:lineRule="auto"/>
        <w:ind w:firstLine="720"/>
        <w:rPr>
          <w:rFonts w:ascii="Calibri" w:eastAsia="Calibri" w:hAnsi="Calibri" w:cs="Arial"/>
        </w:rPr>
      </w:pPr>
    </w:p>
    <w:p w14:paraId="342289ED" w14:textId="77777777" w:rsidR="00135A8C" w:rsidRDefault="00135A8C" w:rsidP="18DD9936">
      <w:pPr>
        <w:spacing w:line="360" w:lineRule="auto"/>
        <w:ind w:firstLine="720"/>
        <w:rPr>
          <w:rFonts w:ascii="Calibri" w:eastAsia="Calibri" w:hAnsi="Calibri" w:cs="Arial"/>
        </w:rPr>
      </w:pPr>
    </w:p>
    <w:p w14:paraId="4AF64F59" w14:textId="77777777" w:rsidR="00135A8C" w:rsidRDefault="00135A8C" w:rsidP="18DD9936">
      <w:pPr>
        <w:spacing w:line="360" w:lineRule="auto"/>
        <w:ind w:firstLine="720"/>
        <w:rPr>
          <w:rFonts w:ascii="Calibri" w:eastAsia="Calibri" w:hAnsi="Calibri" w:cs="Arial"/>
        </w:rPr>
      </w:pPr>
    </w:p>
    <w:p w14:paraId="7B17A488" w14:textId="77777777" w:rsidR="00135A8C" w:rsidRDefault="00135A8C" w:rsidP="18DD9936">
      <w:pPr>
        <w:spacing w:line="360" w:lineRule="auto"/>
        <w:ind w:firstLine="720"/>
        <w:rPr>
          <w:rFonts w:ascii="Calibri" w:eastAsia="Calibri" w:hAnsi="Calibri" w:cs="Arial"/>
        </w:rPr>
      </w:pPr>
    </w:p>
    <w:p w14:paraId="096B2771" w14:textId="3943A963" w:rsidR="00135A8C" w:rsidRDefault="00135A8C" w:rsidP="18DD9936">
      <w:pPr>
        <w:spacing w:line="360" w:lineRule="auto"/>
        <w:ind w:firstLine="720"/>
        <w:rPr>
          <w:rFonts w:ascii="Calibri" w:eastAsia="Calibri" w:hAnsi="Calibri" w:cs="Arial"/>
        </w:rPr>
      </w:pPr>
    </w:p>
    <w:p w14:paraId="57A6C61A" w14:textId="31DD7F75" w:rsidR="00D02A24" w:rsidRDefault="009A4A4D" w:rsidP="00B31881">
      <w:pPr>
        <w:spacing w:line="360" w:lineRule="auto"/>
        <w:ind w:firstLine="720"/>
        <w:jc w:val="center"/>
        <w:rPr>
          <w:rFonts w:ascii="Times New Roman" w:hAnsi="Times New Roman" w:cs="Times New Roman"/>
          <w:sz w:val="24"/>
          <w:szCs w:val="24"/>
        </w:rPr>
      </w:pPr>
      <w:r>
        <w:rPr>
          <w:noProof/>
        </w:rPr>
        <w:lastRenderedPageBreak/>
        <w:drawing>
          <wp:inline distT="0" distB="0" distL="0" distR="0" wp14:anchorId="2C4A34DB" wp14:editId="695AFB2E">
            <wp:extent cx="4540250" cy="791400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0250" cy="7914005"/>
                    </a:xfrm>
                    <a:prstGeom prst="rect">
                      <a:avLst/>
                    </a:prstGeom>
                    <a:noFill/>
                    <a:ln>
                      <a:noFill/>
                    </a:ln>
                  </pic:spPr>
                </pic:pic>
              </a:graphicData>
            </a:graphic>
          </wp:inline>
        </w:drawing>
      </w:r>
    </w:p>
    <w:p w14:paraId="7FC49A9C" w14:textId="5E9D67DF" w:rsidR="00E97C8E" w:rsidRDefault="00E97C8E" w:rsidP="00F11F11">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2F20236" w14:textId="196F7550" w:rsidR="00580801" w:rsidRDefault="00580801" w:rsidP="00F11F11">
      <w:pPr>
        <w:spacing w:line="360" w:lineRule="auto"/>
        <w:rPr>
          <w:rFonts w:ascii="Times New Roman" w:hAnsi="Times New Roman" w:cs="Times New Roman"/>
          <w:sz w:val="24"/>
          <w:szCs w:val="24"/>
        </w:rPr>
      </w:pPr>
    </w:p>
    <w:p w14:paraId="35EF4555" w14:textId="7EE8F8D3" w:rsidR="00580801" w:rsidRDefault="00527C22" w:rsidP="00B31881">
      <w:pPr>
        <w:spacing w:line="360" w:lineRule="auto"/>
        <w:jc w:val="center"/>
        <w:rPr>
          <w:rFonts w:ascii="Times New Roman" w:hAnsi="Times New Roman" w:cs="Times New Roman"/>
          <w:sz w:val="24"/>
          <w:szCs w:val="24"/>
        </w:rPr>
      </w:pPr>
      <w:r>
        <w:rPr>
          <w:noProof/>
        </w:rPr>
        <w:drawing>
          <wp:inline distT="0" distB="0" distL="0" distR="0" wp14:anchorId="6FC0A8D6" wp14:editId="117D7FA0">
            <wp:extent cx="6789858" cy="7693572"/>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5387" cy="7699836"/>
                    </a:xfrm>
                    <a:prstGeom prst="rect">
                      <a:avLst/>
                    </a:prstGeom>
                    <a:noFill/>
                    <a:ln>
                      <a:noFill/>
                    </a:ln>
                  </pic:spPr>
                </pic:pic>
              </a:graphicData>
            </a:graphic>
          </wp:inline>
        </w:drawing>
      </w:r>
    </w:p>
    <w:p w14:paraId="3A0489D3" w14:textId="63F42E51" w:rsidR="00580801" w:rsidRDefault="00580801" w:rsidP="00F11F11">
      <w:pPr>
        <w:spacing w:line="360" w:lineRule="auto"/>
        <w:rPr>
          <w:rFonts w:ascii="Times New Roman" w:hAnsi="Times New Roman" w:cs="Times New Roman"/>
          <w:sz w:val="24"/>
          <w:szCs w:val="24"/>
        </w:rPr>
      </w:pPr>
    </w:p>
    <w:p w14:paraId="334D0B1E" w14:textId="29A1B25E" w:rsidR="00580801" w:rsidRDefault="00580801" w:rsidP="00F11F11">
      <w:pPr>
        <w:spacing w:line="360" w:lineRule="auto"/>
        <w:rPr>
          <w:rFonts w:ascii="Times New Roman" w:hAnsi="Times New Roman" w:cs="Times New Roman"/>
          <w:sz w:val="24"/>
          <w:szCs w:val="24"/>
        </w:rPr>
      </w:pPr>
    </w:p>
    <w:p w14:paraId="4DEC7ACD" w14:textId="3B448AED" w:rsidR="00580801" w:rsidRPr="00D0567E" w:rsidRDefault="00580801" w:rsidP="00F11F11">
      <w:pPr>
        <w:spacing w:line="360" w:lineRule="auto"/>
        <w:rPr>
          <w:rFonts w:ascii="Times New Roman" w:eastAsiaTheme="minorEastAsia" w:hAnsi="Times New Roman" w:cs="Times New Roman"/>
          <w:sz w:val="24"/>
          <w:szCs w:val="24"/>
          <w:lang w:eastAsia="zh-CN"/>
        </w:rPr>
      </w:pPr>
    </w:p>
    <w:p w14:paraId="19F0A54E" w14:textId="507B0AA4" w:rsidR="00C22E3F" w:rsidRDefault="0011738B" w:rsidP="00B31881">
      <w:pPr>
        <w:spacing w:line="360" w:lineRule="auto"/>
        <w:jc w:val="center"/>
        <w:rPr>
          <w:rFonts w:ascii="Times New Roman" w:hAnsi="Times New Roman" w:cs="Times New Roman"/>
          <w:sz w:val="24"/>
          <w:szCs w:val="24"/>
        </w:rPr>
      </w:pPr>
      <w:r>
        <w:rPr>
          <w:noProof/>
        </w:rPr>
        <w:drawing>
          <wp:inline distT="0" distB="0" distL="0" distR="0" wp14:anchorId="6F3A36D2" wp14:editId="466E7BDD">
            <wp:extent cx="6645910" cy="8116570"/>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8116570"/>
                    </a:xfrm>
                    <a:prstGeom prst="rect">
                      <a:avLst/>
                    </a:prstGeom>
                    <a:noFill/>
                    <a:ln>
                      <a:noFill/>
                    </a:ln>
                  </pic:spPr>
                </pic:pic>
              </a:graphicData>
            </a:graphic>
          </wp:inline>
        </w:drawing>
      </w:r>
    </w:p>
    <w:p w14:paraId="54D78698" w14:textId="77777777" w:rsidR="00C22E3F" w:rsidRDefault="00C22E3F" w:rsidP="00F11F11">
      <w:pPr>
        <w:spacing w:line="360" w:lineRule="auto"/>
        <w:rPr>
          <w:rFonts w:ascii="Times New Roman" w:hAnsi="Times New Roman" w:cs="Times New Roman"/>
          <w:sz w:val="24"/>
          <w:szCs w:val="24"/>
        </w:rPr>
      </w:pPr>
    </w:p>
    <w:p w14:paraId="768E1E4C" w14:textId="1B540874" w:rsidR="00C22E3F" w:rsidRDefault="0011738B" w:rsidP="00B31881">
      <w:pPr>
        <w:spacing w:line="360" w:lineRule="auto"/>
        <w:jc w:val="center"/>
        <w:rPr>
          <w:rFonts w:ascii="Times New Roman" w:hAnsi="Times New Roman" w:cs="Times New Roman"/>
          <w:sz w:val="24"/>
          <w:szCs w:val="24"/>
        </w:rPr>
      </w:pPr>
      <w:r>
        <w:rPr>
          <w:noProof/>
        </w:rPr>
        <w:lastRenderedPageBreak/>
        <w:drawing>
          <wp:inline distT="0" distB="0" distL="0" distR="0" wp14:anchorId="20D2D043" wp14:editId="476C8059">
            <wp:extent cx="5676900" cy="94678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9467850"/>
                    </a:xfrm>
                    <a:prstGeom prst="rect">
                      <a:avLst/>
                    </a:prstGeom>
                    <a:noFill/>
                    <a:ln>
                      <a:noFill/>
                    </a:ln>
                  </pic:spPr>
                </pic:pic>
              </a:graphicData>
            </a:graphic>
          </wp:inline>
        </w:drawing>
      </w:r>
    </w:p>
    <w:p w14:paraId="765B77F6" w14:textId="01D4F993" w:rsidR="00C22E3F" w:rsidRDefault="0011738B" w:rsidP="00B31881">
      <w:pPr>
        <w:spacing w:line="360" w:lineRule="auto"/>
        <w:jc w:val="center"/>
        <w:rPr>
          <w:rFonts w:ascii="Times New Roman" w:hAnsi="Times New Roman" w:cs="Times New Roman"/>
          <w:sz w:val="24"/>
          <w:szCs w:val="24"/>
        </w:rPr>
      </w:pPr>
      <w:r>
        <w:rPr>
          <w:noProof/>
        </w:rPr>
        <w:lastRenderedPageBreak/>
        <w:drawing>
          <wp:inline distT="0" distB="0" distL="0" distR="0" wp14:anchorId="6D1C68B1" wp14:editId="46FF0AAE">
            <wp:extent cx="5991225" cy="9153525"/>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1225" cy="9153525"/>
                    </a:xfrm>
                    <a:prstGeom prst="rect">
                      <a:avLst/>
                    </a:prstGeom>
                    <a:noFill/>
                    <a:ln>
                      <a:noFill/>
                    </a:ln>
                  </pic:spPr>
                </pic:pic>
              </a:graphicData>
            </a:graphic>
          </wp:inline>
        </w:drawing>
      </w:r>
    </w:p>
    <w:p w14:paraId="522A3A7C" w14:textId="1A207B0A" w:rsidR="0011738B" w:rsidRDefault="005F599F" w:rsidP="00B31881">
      <w:pPr>
        <w:spacing w:line="360" w:lineRule="auto"/>
        <w:jc w:val="center"/>
        <w:rPr>
          <w:rFonts w:ascii="Times New Roman" w:hAnsi="Times New Roman" w:cs="Times New Roman"/>
          <w:sz w:val="24"/>
          <w:szCs w:val="24"/>
        </w:rPr>
      </w:pPr>
      <w:r>
        <w:rPr>
          <w:noProof/>
        </w:rPr>
        <w:lastRenderedPageBreak/>
        <w:drawing>
          <wp:inline distT="0" distB="0" distL="0" distR="0" wp14:anchorId="71D2BD1A" wp14:editId="157DC2E8">
            <wp:extent cx="6667018" cy="6556149"/>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7798" cy="6566750"/>
                    </a:xfrm>
                    <a:prstGeom prst="rect">
                      <a:avLst/>
                    </a:prstGeom>
                    <a:noFill/>
                    <a:ln>
                      <a:noFill/>
                    </a:ln>
                  </pic:spPr>
                </pic:pic>
              </a:graphicData>
            </a:graphic>
          </wp:inline>
        </w:drawing>
      </w:r>
    </w:p>
    <w:p w14:paraId="19C429A7" w14:textId="77777777" w:rsidR="0011738B" w:rsidRDefault="0011738B" w:rsidP="00F11F11">
      <w:pPr>
        <w:spacing w:line="360" w:lineRule="auto"/>
        <w:rPr>
          <w:rFonts w:ascii="Times New Roman" w:hAnsi="Times New Roman" w:cs="Times New Roman"/>
          <w:sz w:val="24"/>
          <w:szCs w:val="24"/>
        </w:rPr>
      </w:pPr>
    </w:p>
    <w:p w14:paraId="35DFDDC9" w14:textId="77777777" w:rsidR="0011738B" w:rsidRDefault="0011738B" w:rsidP="00F11F11">
      <w:pPr>
        <w:spacing w:line="360" w:lineRule="auto"/>
        <w:rPr>
          <w:rFonts w:ascii="Times New Roman" w:hAnsi="Times New Roman" w:cs="Times New Roman"/>
          <w:sz w:val="24"/>
          <w:szCs w:val="24"/>
        </w:rPr>
      </w:pPr>
    </w:p>
    <w:p w14:paraId="50D7E2F9" w14:textId="77777777" w:rsidR="0011738B" w:rsidRDefault="0011738B" w:rsidP="00F11F11">
      <w:pPr>
        <w:spacing w:line="360" w:lineRule="auto"/>
        <w:rPr>
          <w:rFonts w:ascii="Times New Roman" w:hAnsi="Times New Roman" w:cs="Times New Roman"/>
          <w:sz w:val="24"/>
          <w:szCs w:val="24"/>
        </w:rPr>
      </w:pPr>
    </w:p>
    <w:p w14:paraId="67CB2A93" w14:textId="77777777" w:rsidR="0011738B" w:rsidRDefault="0011738B" w:rsidP="00F11F11">
      <w:pPr>
        <w:spacing w:line="360" w:lineRule="auto"/>
        <w:rPr>
          <w:rFonts w:ascii="Times New Roman" w:hAnsi="Times New Roman" w:cs="Times New Roman"/>
          <w:sz w:val="24"/>
          <w:szCs w:val="24"/>
        </w:rPr>
      </w:pPr>
    </w:p>
    <w:p w14:paraId="7709CF0E" w14:textId="77777777" w:rsidR="0011738B" w:rsidRDefault="0011738B" w:rsidP="00F11F11">
      <w:pPr>
        <w:spacing w:line="360" w:lineRule="auto"/>
        <w:rPr>
          <w:rFonts w:ascii="Times New Roman" w:hAnsi="Times New Roman" w:cs="Times New Roman"/>
          <w:sz w:val="24"/>
          <w:szCs w:val="24"/>
        </w:rPr>
      </w:pPr>
    </w:p>
    <w:p w14:paraId="16B15C58" w14:textId="77777777" w:rsidR="00C22E3F" w:rsidRDefault="00C22E3F" w:rsidP="00F11F11">
      <w:pPr>
        <w:spacing w:line="360" w:lineRule="auto"/>
        <w:rPr>
          <w:rFonts w:ascii="Times New Roman" w:hAnsi="Times New Roman" w:cs="Times New Roman"/>
          <w:sz w:val="24"/>
          <w:szCs w:val="24"/>
        </w:rPr>
      </w:pPr>
    </w:p>
    <w:p w14:paraId="024C636E" w14:textId="77777777" w:rsidR="00C22E3F" w:rsidRDefault="00C22E3F" w:rsidP="00F11F11">
      <w:pPr>
        <w:spacing w:line="360" w:lineRule="auto"/>
        <w:rPr>
          <w:rFonts w:ascii="Times New Roman" w:hAnsi="Times New Roman" w:cs="Times New Roman"/>
          <w:sz w:val="24"/>
          <w:szCs w:val="24"/>
        </w:rPr>
      </w:pPr>
    </w:p>
    <w:p w14:paraId="685A0F08" w14:textId="77777777" w:rsidR="00037DBF" w:rsidRPr="00037DBF" w:rsidRDefault="00E37029" w:rsidP="00037DBF">
      <w:pPr>
        <w:spacing w:line="360" w:lineRule="auto"/>
        <w:rPr>
          <w:rFonts w:ascii="Times New Roman" w:hAnsi="Times New Roman" w:cs="Times New Roman"/>
          <w:b/>
          <w:bCs/>
          <w:sz w:val="24"/>
          <w:szCs w:val="24"/>
        </w:rPr>
      </w:pPr>
      <w:r w:rsidRPr="00037DBF">
        <w:rPr>
          <w:rFonts w:ascii="Times New Roman" w:hAnsi="Times New Roman" w:cs="Times New Roman"/>
          <w:b/>
          <w:bCs/>
          <w:sz w:val="24"/>
          <w:szCs w:val="24"/>
        </w:rPr>
        <w:lastRenderedPageBreak/>
        <w:t>1.6 Special Issues/Constraint</w:t>
      </w:r>
    </w:p>
    <w:p w14:paraId="2994E5E5" w14:textId="6E99BAB4" w:rsidR="00136D01" w:rsidRPr="00136D01" w:rsidRDefault="00136D01" w:rsidP="355D6E15">
      <w:pPr>
        <w:spacing w:line="360" w:lineRule="auto"/>
        <w:ind w:firstLine="720"/>
        <w:jc w:val="both"/>
        <w:rPr>
          <w:rFonts w:ascii="Times New Roman" w:eastAsia="Times New Roman" w:hAnsi="Times New Roman" w:cs="Times New Roman"/>
          <w:color w:val="252525"/>
          <w:sz w:val="24"/>
          <w:szCs w:val="24"/>
        </w:rPr>
      </w:pPr>
      <w:r w:rsidRPr="00037DBF">
        <w:rPr>
          <w:rFonts w:ascii="Times New Roman" w:eastAsia="Times New Roman" w:hAnsi="Times New Roman" w:cs="Times New Roman"/>
          <w:color w:val="252525"/>
          <w:sz w:val="24"/>
          <w:szCs w:val="24"/>
        </w:rPr>
        <w:t xml:space="preserve">In the section of resident registration of the system, residents </w:t>
      </w:r>
      <w:r w:rsidR="6F86E3D9" w:rsidRPr="355D6E15">
        <w:rPr>
          <w:rFonts w:ascii="Times New Roman" w:eastAsia="Times New Roman" w:hAnsi="Times New Roman" w:cs="Times New Roman"/>
          <w:color w:val="252525"/>
          <w:sz w:val="24"/>
          <w:szCs w:val="24"/>
        </w:rPr>
        <w:t>must</w:t>
      </w:r>
      <w:r w:rsidRPr="00037DBF">
        <w:rPr>
          <w:rFonts w:ascii="Times New Roman" w:eastAsia="Times New Roman" w:hAnsi="Times New Roman" w:cs="Times New Roman"/>
          <w:color w:val="252525"/>
          <w:sz w:val="24"/>
          <w:szCs w:val="24"/>
        </w:rPr>
        <w:t xml:space="preserve"> register with their apartment unit number, owner’s name, contact number, and set a password with a limit of </w:t>
      </w:r>
      <w:r w:rsidR="5833126F" w:rsidRPr="355D6E15">
        <w:rPr>
          <w:rFonts w:ascii="Times New Roman" w:eastAsia="Times New Roman" w:hAnsi="Times New Roman" w:cs="Times New Roman"/>
          <w:color w:val="252525"/>
          <w:sz w:val="24"/>
          <w:szCs w:val="24"/>
        </w:rPr>
        <w:t>1</w:t>
      </w:r>
      <w:r w:rsidR="1522488F" w:rsidRPr="355D6E15">
        <w:rPr>
          <w:rFonts w:ascii="Times New Roman" w:eastAsia="Times New Roman" w:hAnsi="Times New Roman" w:cs="Times New Roman"/>
          <w:color w:val="252525"/>
          <w:sz w:val="24"/>
          <w:szCs w:val="24"/>
        </w:rPr>
        <w:t>5</w:t>
      </w:r>
      <w:r w:rsidRPr="00037DBF">
        <w:rPr>
          <w:rFonts w:ascii="Times New Roman" w:eastAsia="Times New Roman" w:hAnsi="Times New Roman" w:cs="Times New Roman"/>
          <w:color w:val="252525"/>
          <w:sz w:val="24"/>
          <w:szCs w:val="24"/>
        </w:rPr>
        <w:t xml:space="preserve"> characters.</w:t>
      </w:r>
    </w:p>
    <w:p w14:paraId="79365408" w14:textId="34DE8B3D" w:rsidR="00C805EF" w:rsidRPr="00136D01" w:rsidRDefault="00136D01" w:rsidP="355D6E15">
      <w:pPr>
        <w:spacing w:before="100" w:beforeAutospacing="1" w:after="100" w:afterAutospacing="1" w:line="360" w:lineRule="auto"/>
        <w:ind w:firstLine="720"/>
        <w:jc w:val="both"/>
        <w:rPr>
          <w:rFonts w:ascii="Times New Roman" w:eastAsia="Times New Roman" w:hAnsi="Times New Roman" w:cs="Times New Roman"/>
          <w:color w:val="252525"/>
          <w:sz w:val="24"/>
          <w:szCs w:val="24"/>
          <w:lang w:eastAsia="zh-CN"/>
        </w:rPr>
      </w:pPr>
      <w:r w:rsidRPr="00136D01">
        <w:rPr>
          <w:rFonts w:ascii="Times New Roman" w:eastAsia="Times New Roman" w:hAnsi="Times New Roman" w:cs="Times New Roman"/>
          <w:color w:val="252525"/>
          <w:sz w:val="24"/>
          <w:szCs w:val="24"/>
          <w:lang w:eastAsia="zh-CN"/>
        </w:rPr>
        <w:t xml:space="preserve">Besides, the system will validate the unit number entered by the courier in the parcel registration section. If the unit number </w:t>
      </w:r>
      <w:r w:rsidR="139149C2" w:rsidRPr="355D6E15">
        <w:rPr>
          <w:rFonts w:ascii="Times New Roman" w:eastAsia="Times New Roman" w:hAnsi="Times New Roman" w:cs="Times New Roman"/>
          <w:color w:val="252525"/>
          <w:sz w:val="24"/>
          <w:szCs w:val="24"/>
          <w:lang w:eastAsia="zh-CN"/>
        </w:rPr>
        <w:t xml:space="preserve">entered </w:t>
      </w:r>
      <w:r w:rsidR="77DBD40B" w:rsidRPr="355D6E15">
        <w:rPr>
          <w:rFonts w:ascii="Times New Roman" w:eastAsia="Times New Roman" w:hAnsi="Times New Roman" w:cs="Times New Roman"/>
          <w:color w:val="252525"/>
          <w:sz w:val="24"/>
          <w:szCs w:val="24"/>
          <w:lang w:eastAsia="zh-CN"/>
        </w:rPr>
        <w:t>does not exist</w:t>
      </w:r>
      <w:r w:rsidRPr="00136D01">
        <w:rPr>
          <w:rFonts w:ascii="Times New Roman" w:eastAsia="Times New Roman" w:hAnsi="Times New Roman" w:cs="Times New Roman"/>
          <w:color w:val="252525"/>
          <w:sz w:val="24"/>
          <w:szCs w:val="24"/>
          <w:lang w:eastAsia="zh-CN"/>
        </w:rPr>
        <w:t xml:space="preserve">, the parcel registration will not be successful. If the unit number </w:t>
      </w:r>
      <w:r w:rsidR="007D8B90" w:rsidRPr="355D6E15">
        <w:rPr>
          <w:rFonts w:ascii="Times New Roman" w:eastAsia="Times New Roman" w:hAnsi="Times New Roman" w:cs="Times New Roman"/>
          <w:color w:val="252525"/>
          <w:sz w:val="24"/>
          <w:szCs w:val="24"/>
          <w:lang w:eastAsia="zh-CN"/>
        </w:rPr>
        <w:t xml:space="preserve">entered </w:t>
      </w:r>
      <w:r w:rsidRPr="00136D01">
        <w:rPr>
          <w:rFonts w:ascii="Times New Roman" w:eastAsia="Times New Roman" w:hAnsi="Times New Roman" w:cs="Times New Roman"/>
          <w:color w:val="252525"/>
          <w:sz w:val="24"/>
          <w:szCs w:val="24"/>
          <w:lang w:eastAsia="zh-CN"/>
        </w:rPr>
        <w:t>exists, a PIN code</w:t>
      </w:r>
      <w:r w:rsidR="00C805EF" w:rsidRPr="00037DBF">
        <w:rPr>
          <w:rFonts w:ascii="Times New Roman" w:hAnsi="Times New Roman" w:cs="Times New Roman"/>
          <w:sz w:val="24"/>
          <w:szCs w:val="24"/>
        </w:rPr>
        <w:t xml:space="preserve"> </w:t>
      </w:r>
      <w:r w:rsidR="003565DF" w:rsidRPr="00037DBF">
        <w:rPr>
          <w:rFonts w:ascii="Times New Roman" w:hAnsi="Times New Roman" w:cs="Times New Roman"/>
          <w:sz w:val="24"/>
          <w:szCs w:val="24"/>
        </w:rPr>
        <w:t xml:space="preserve">with </w:t>
      </w:r>
      <w:r w:rsidR="00B5692A">
        <w:rPr>
          <w:rFonts w:ascii="Times New Roman" w:hAnsi="Times New Roman" w:cs="Times New Roman"/>
          <w:sz w:val="24"/>
          <w:szCs w:val="24"/>
        </w:rPr>
        <w:t xml:space="preserve">a </w:t>
      </w:r>
      <w:r w:rsidR="387082EE" w:rsidRPr="355D6E15">
        <w:rPr>
          <w:rFonts w:ascii="Times New Roman" w:hAnsi="Times New Roman" w:cs="Times New Roman"/>
          <w:sz w:val="24"/>
          <w:szCs w:val="24"/>
        </w:rPr>
        <w:t>6</w:t>
      </w:r>
      <w:r w:rsidR="00B5692A">
        <w:rPr>
          <w:rFonts w:ascii="Times New Roman" w:hAnsi="Times New Roman" w:cs="Times New Roman"/>
          <w:sz w:val="24"/>
          <w:szCs w:val="24"/>
        </w:rPr>
        <w:t>-digit</w:t>
      </w:r>
      <w:r w:rsidR="003565DF" w:rsidRPr="00037DBF">
        <w:rPr>
          <w:rFonts w:ascii="Times New Roman" w:hAnsi="Times New Roman" w:cs="Times New Roman"/>
          <w:sz w:val="24"/>
          <w:szCs w:val="24"/>
        </w:rPr>
        <w:t xml:space="preserve"> random number will be generated </w:t>
      </w:r>
      <w:r w:rsidR="00C805EF" w:rsidRPr="00037DBF">
        <w:rPr>
          <w:rFonts w:ascii="Times New Roman" w:hAnsi="Times New Roman" w:cs="Times New Roman"/>
          <w:sz w:val="24"/>
          <w:szCs w:val="24"/>
        </w:rPr>
        <w:t>by setting the lower boundary to be 100000 and upper boundary to be 999999</w:t>
      </w:r>
      <w:r w:rsidR="006351A4" w:rsidRPr="00037DBF">
        <w:rPr>
          <w:rFonts w:ascii="Times New Roman" w:hAnsi="Times New Roman" w:cs="Times New Roman"/>
          <w:sz w:val="24"/>
          <w:szCs w:val="24"/>
        </w:rPr>
        <w:t>.</w:t>
      </w:r>
    </w:p>
    <w:p w14:paraId="52FBE93A" w14:textId="4174E3D9" w:rsidR="00136D01" w:rsidRPr="00136D01" w:rsidRDefault="00136D01" w:rsidP="355D6E15">
      <w:pPr>
        <w:spacing w:before="100" w:beforeAutospacing="1" w:after="100" w:afterAutospacing="1" w:line="360" w:lineRule="auto"/>
        <w:ind w:firstLine="720"/>
        <w:jc w:val="both"/>
        <w:rPr>
          <w:rFonts w:ascii="Times New Roman" w:eastAsia="Times New Roman" w:hAnsi="Times New Roman" w:cs="Times New Roman"/>
          <w:color w:val="252525"/>
          <w:sz w:val="24"/>
          <w:szCs w:val="24"/>
          <w:lang w:eastAsia="zh-CN"/>
        </w:rPr>
      </w:pPr>
      <w:r w:rsidRPr="00136D01">
        <w:rPr>
          <w:rFonts w:ascii="Times New Roman" w:eastAsia="Times New Roman" w:hAnsi="Times New Roman" w:cs="Times New Roman"/>
          <w:color w:val="252525"/>
          <w:sz w:val="24"/>
          <w:szCs w:val="24"/>
          <w:lang w:eastAsia="zh-CN"/>
        </w:rPr>
        <w:t xml:space="preserve">Other than that, the system will let the residents confirm the unit number and password entered. </w:t>
      </w:r>
      <w:r w:rsidR="7A9B274D" w:rsidRPr="355D6E15">
        <w:rPr>
          <w:rFonts w:ascii="Times New Roman" w:eastAsia="Times New Roman" w:hAnsi="Times New Roman" w:cs="Times New Roman"/>
          <w:color w:val="252525"/>
          <w:sz w:val="24"/>
          <w:szCs w:val="24"/>
          <w:lang w:eastAsia="zh-CN"/>
        </w:rPr>
        <w:t>Also,</w:t>
      </w:r>
      <w:r w:rsidR="5833126F" w:rsidRPr="355D6E15">
        <w:rPr>
          <w:rFonts w:ascii="Times New Roman" w:eastAsia="Times New Roman" w:hAnsi="Times New Roman" w:cs="Times New Roman"/>
          <w:color w:val="252525"/>
          <w:sz w:val="24"/>
          <w:szCs w:val="24"/>
          <w:lang w:eastAsia="zh-CN"/>
        </w:rPr>
        <w:t xml:space="preserve"> </w:t>
      </w:r>
      <w:r w:rsidRPr="00136D01">
        <w:rPr>
          <w:rFonts w:ascii="Times New Roman" w:eastAsia="Times New Roman" w:hAnsi="Times New Roman" w:cs="Times New Roman"/>
          <w:color w:val="252525"/>
          <w:sz w:val="24"/>
          <w:szCs w:val="24"/>
          <w:lang w:eastAsia="zh-CN"/>
        </w:rPr>
        <w:t xml:space="preserve">If the unit number entered is </w:t>
      </w:r>
      <w:r w:rsidR="42D7F097" w:rsidRPr="355D6E15">
        <w:rPr>
          <w:rFonts w:ascii="Times New Roman" w:eastAsia="Times New Roman" w:hAnsi="Times New Roman" w:cs="Times New Roman"/>
          <w:color w:val="252525"/>
          <w:sz w:val="24"/>
          <w:szCs w:val="24"/>
          <w:lang w:eastAsia="zh-CN"/>
        </w:rPr>
        <w:t>not recorded in the system</w:t>
      </w:r>
      <w:r w:rsidRPr="00136D01">
        <w:rPr>
          <w:rFonts w:ascii="Times New Roman" w:eastAsia="Times New Roman" w:hAnsi="Times New Roman" w:cs="Times New Roman"/>
          <w:color w:val="252525"/>
          <w:sz w:val="24"/>
          <w:szCs w:val="24"/>
          <w:lang w:eastAsia="zh-CN"/>
        </w:rPr>
        <w:t>, residents need to register their apartment unit number, name, contact number, and password in the resident registration section. The system will validate the unit number and password entered with the information stored in the text file to ensure the password corresponds to the unit number entered in the parcel collection section before displaying the PIN code to the resident.</w:t>
      </w:r>
    </w:p>
    <w:p w14:paraId="252F39F4" w14:textId="77777777" w:rsidR="00136D01" w:rsidRPr="00136D01" w:rsidRDefault="00136D01" w:rsidP="355D6E15">
      <w:pPr>
        <w:spacing w:before="100" w:beforeAutospacing="1" w:after="100" w:afterAutospacing="1" w:line="240" w:lineRule="auto"/>
        <w:jc w:val="both"/>
        <w:rPr>
          <w:rFonts w:ascii="Times New Roman" w:eastAsia="Times New Roman" w:hAnsi="Times New Roman" w:cs="Times New Roman"/>
          <w:color w:val="252525"/>
          <w:sz w:val="24"/>
          <w:szCs w:val="24"/>
          <w:lang w:eastAsia="zh-CN"/>
        </w:rPr>
      </w:pPr>
      <w:r w:rsidRPr="00136D01">
        <w:rPr>
          <w:rFonts w:ascii="Times New Roman" w:eastAsia="Times New Roman" w:hAnsi="Times New Roman" w:cs="Times New Roman"/>
          <w:color w:val="252525"/>
          <w:sz w:val="24"/>
          <w:szCs w:val="24"/>
          <w:lang w:eastAsia="zh-CN"/>
        </w:rPr>
        <w:t> </w:t>
      </w:r>
    </w:p>
    <w:p w14:paraId="0ED9A350" w14:textId="1FCEFDFD" w:rsidR="00755322" w:rsidRDefault="00755322" w:rsidP="00136D01">
      <w:pPr>
        <w:spacing w:after="0"/>
        <w:rPr>
          <w:rFonts w:asciiTheme="majorHAnsi" w:eastAsiaTheme="majorEastAsia" w:hAnsiTheme="majorHAnsi" w:cstheme="majorBidi"/>
          <w:color w:val="2E74B5" w:themeColor="accent1" w:themeShade="BF"/>
          <w:sz w:val="26"/>
          <w:szCs w:val="26"/>
        </w:rPr>
      </w:pPr>
    </w:p>
    <w:p w14:paraId="0F23F9CF" w14:textId="77777777" w:rsidR="00755322" w:rsidRDefault="00755322">
      <w:pPr>
        <w:rPr>
          <w:rFonts w:asciiTheme="majorHAnsi" w:eastAsiaTheme="majorEastAsia" w:hAnsiTheme="majorHAnsi" w:cstheme="majorBidi"/>
          <w:color w:val="2E74B5" w:themeColor="accent1" w:themeShade="BF"/>
          <w:sz w:val="26"/>
          <w:szCs w:val="26"/>
        </w:rPr>
      </w:pPr>
    </w:p>
    <w:p w14:paraId="330139C7" w14:textId="77777777" w:rsidR="00755322" w:rsidRDefault="00755322">
      <w:pPr>
        <w:rPr>
          <w:rFonts w:asciiTheme="majorHAnsi" w:eastAsiaTheme="majorEastAsia" w:hAnsiTheme="majorHAnsi" w:cstheme="majorBidi"/>
          <w:color w:val="2E74B5" w:themeColor="accent1" w:themeShade="BF"/>
          <w:sz w:val="26"/>
          <w:szCs w:val="26"/>
        </w:rPr>
      </w:pPr>
    </w:p>
    <w:p w14:paraId="4503569E" w14:textId="77777777" w:rsidR="00755322" w:rsidRDefault="00755322">
      <w:pPr>
        <w:rPr>
          <w:rFonts w:asciiTheme="majorHAnsi" w:eastAsiaTheme="majorEastAsia" w:hAnsiTheme="majorHAnsi" w:cstheme="majorBidi"/>
          <w:color w:val="2E74B5" w:themeColor="accent1" w:themeShade="BF"/>
          <w:sz w:val="26"/>
          <w:szCs w:val="26"/>
        </w:rPr>
      </w:pPr>
    </w:p>
    <w:p w14:paraId="30BE66A6" w14:textId="77777777" w:rsidR="00755322" w:rsidRDefault="00755322">
      <w:pPr>
        <w:rPr>
          <w:rFonts w:asciiTheme="majorHAnsi" w:eastAsiaTheme="majorEastAsia" w:hAnsiTheme="majorHAnsi" w:cstheme="majorBidi"/>
          <w:color w:val="2E74B5" w:themeColor="accent1" w:themeShade="BF"/>
          <w:sz w:val="26"/>
          <w:szCs w:val="26"/>
        </w:rPr>
      </w:pPr>
    </w:p>
    <w:p w14:paraId="7ED0ABE8" w14:textId="77777777" w:rsidR="00755322" w:rsidRDefault="00755322">
      <w:pPr>
        <w:rPr>
          <w:rFonts w:asciiTheme="majorHAnsi" w:eastAsiaTheme="majorEastAsia" w:hAnsiTheme="majorHAnsi" w:cstheme="majorBidi"/>
          <w:color w:val="2E74B5" w:themeColor="accent1" w:themeShade="BF"/>
          <w:sz w:val="26"/>
          <w:szCs w:val="26"/>
        </w:rPr>
      </w:pPr>
    </w:p>
    <w:p w14:paraId="48E30F91" w14:textId="77777777" w:rsidR="00755322" w:rsidRDefault="00755322">
      <w:pPr>
        <w:rPr>
          <w:rFonts w:asciiTheme="majorHAnsi" w:eastAsiaTheme="majorEastAsia" w:hAnsiTheme="majorHAnsi" w:cstheme="majorBidi"/>
          <w:color w:val="2E74B5" w:themeColor="accent1" w:themeShade="BF"/>
          <w:sz w:val="26"/>
          <w:szCs w:val="26"/>
        </w:rPr>
      </w:pPr>
    </w:p>
    <w:p w14:paraId="280A6D38" w14:textId="77777777" w:rsidR="00755322" w:rsidRDefault="00755322">
      <w:pPr>
        <w:rPr>
          <w:rFonts w:asciiTheme="majorHAnsi" w:eastAsiaTheme="majorEastAsia" w:hAnsiTheme="majorHAnsi" w:cstheme="majorBidi"/>
          <w:color w:val="2E74B5" w:themeColor="accent1" w:themeShade="BF"/>
          <w:sz w:val="26"/>
          <w:szCs w:val="26"/>
        </w:rPr>
      </w:pPr>
    </w:p>
    <w:p w14:paraId="0C0A35E2" w14:textId="77777777" w:rsidR="00755322" w:rsidRDefault="00755322">
      <w:pPr>
        <w:rPr>
          <w:rFonts w:asciiTheme="majorHAnsi" w:eastAsiaTheme="majorEastAsia" w:hAnsiTheme="majorHAnsi" w:cstheme="majorBidi"/>
          <w:color w:val="2E74B5" w:themeColor="accent1" w:themeShade="BF"/>
          <w:sz w:val="26"/>
          <w:szCs w:val="26"/>
        </w:rPr>
      </w:pPr>
    </w:p>
    <w:p w14:paraId="6CD22845" w14:textId="77777777" w:rsidR="00755322" w:rsidRDefault="00755322">
      <w:pPr>
        <w:rPr>
          <w:rFonts w:asciiTheme="majorHAnsi" w:eastAsiaTheme="majorEastAsia" w:hAnsiTheme="majorHAnsi" w:cstheme="majorBidi"/>
          <w:color w:val="2E74B5" w:themeColor="accent1" w:themeShade="BF"/>
          <w:sz w:val="26"/>
          <w:szCs w:val="26"/>
        </w:rPr>
      </w:pPr>
    </w:p>
    <w:p w14:paraId="5A27AA43" w14:textId="77777777" w:rsidR="00755322" w:rsidRDefault="00755322">
      <w:pPr>
        <w:rPr>
          <w:rFonts w:asciiTheme="majorHAnsi" w:eastAsiaTheme="majorEastAsia" w:hAnsiTheme="majorHAnsi" w:cstheme="majorBidi"/>
          <w:color w:val="2E74B5" w:themeColor="accent1" w:themeShade="BF"/>
          <w:sz w:val="26"/>
          <w:szCs w:val="26"/>
        </w:rPr>
      </w:pPr>
    </w:p>
    <w:p w14:paraId="3F33AC46" w14:textId="77777777" w:rsidR="00755322" w:rsidRDefault="00755322">
      <w:pPr>
        <w:rPr>
          <w:rFonts w:asciiTheme="majorHAnsi" w:eastAsiaTheme="majorEastAsia" w:hAnsiTheme="majorHAnsi" w:cstheme="majorBidi"/>
          <w:color w:val="2E74B5" w:themeColor="accent1" w:themeShade="BF"/>
          <w:sz w:val="26"/>
          <w:szCs w:val="26"/>
        </w:rPr>
      </w:pPr>
    </w:p>
    <w:p w14:paraId="00664E22" w14:textId="77777777" w:rsidR="00755322" w:rsidRDefault="00755322">
      <w:pPr>
        <w:rPr>
          <w:rFonts w:asciiTheme="majorHAnsi" w:eastAsiaTheme="majorEastAsia" w:hAnsiTheme="majorHAnsi" w:cstheme="majorBidi"/>
          <w:color w:val="2E74B5" w:themeColor="accent1" w:themeShade="BF"/>
          <w:sz w:val="26"/>
          <w:szCs w:val="26"/>
        </w:rPr>
      </w:pPr>
    </w:p>
    <w:p w14:paraId="2004A44D" w14:textId="77777777" w:rsidR="00755322" w:rsidRDefault="00755322">
      <w:pPr>
        <w:rPr>
          <w:rFonts w:asciiTheme="majorHAnsi" w:eastAsiaTheme="majorEastAsia" w:hAnsiTheme="majorHAnsi" w:cstheme="majorBidi"/>
          <w:color w:val="2E74B5" w:themeColor="accent1" w:themeShade="BF"/>
          <w:sz w:val="26"/>
          <w:szCs w:val="26"/>
        </w:rPr>
      </w:pPr>
    </w:p>
    <w:p w14:paraId="787F744D" w14:textId="77777777" w:rsidR="00755322" w:rsidRDefault="00755322">
      <w:pPr>
        <w:rPr>
          <w:rFonts w:asciiTheme="majorHAnsi" w:eastAsiaTheme="majorEastAsia" w:hAnsiTheme="majorHAnsi" w:cstheme="majorBidi"/>
          <w:color w:val="2E74B5" w:themeColor="accent1" w:themeShade="BF"/>
          <w:sz w:val="26"/>
          <w:szCs w:val="26"/>
        </w:rPr>
      </w:pPr>
    </w:p>
    <w:p w14:paraId="5469F18C" w14:textId="77777777" w:rsidR="00755322" w:rsidRDefault="00755322">
      <w:pPr>
        <w:rPr>
          <w:rFonts w:asciiTheme="majorHAnsi" w:eastAsiaTheme="majorEastAsia" w:hAnsiTheme="majorHAnsi" w:cstheme="majorBidi"/>
          <w:color w:val="2E74B5" w:themeColor="accent1" w:themeShade="BF"/>
          <w:sz w:val="26"/>
          <w:szCs w:val="26"/>
        </w:rPr>
      </w:pPr>
    </w:p>
    <w:p w14:paraId="235E1D83" w14:textId="18A97F48" w:rsidR="00E37029" w:rsidRDefault="00E37029" w:rsidP="00E37029">
      <w:pPr>
        <w:pStyle w:val="Heading2"/>
        <w:jc w:val="center"/>
      </w:pPr>
      <w:r>
        <w:lastRenderedPageBreak/>
        <w:t>2</w:t>
      </w:r>
      <w:r w:rsidRPr="0000532F">
        <w:t xml:space="preserve"> </w:t>
      </w:r>
      <w:r>
        <w:t>C++ PROGRAM</w:t>
      </w:r>
    </w:p>
    <w:p w14:paraId="1BE3345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765B5A4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This is a C++ application to handle a community parcel locker system for the residents of Boulevard Service Apartment.</w:t>
      </w:r>
    </w:p>
    <w:p w14:paraId="29A30E8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This application can be used by couriers to deliver parcels, and residents to collect their parcel.</w:t>
      </w:r>
    </w:p>
    <w:p w14:paraId="6F70A4C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Couriers can register parcels for delivery by entering residents' details.</w:t>
      </w:r>
    </w:p>
    <w:p w14:paraId="4F6D994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This application reads the residents' details from a text file containing the residents' unit number, name,</w:t>
      </w:r>
    </w:p>
    <w:p w14:paraId="3A9DAA0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contact number, and password, then generates a PIN code for the residents' parcel collection.</w:t>
      </w:r>
    </w:p>
    <w:p w14:paraId="4D90D71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489758B4" w14:textId="77777777" w:rsidR="00581AD0" w:rsidRPr="002D0D04" w:rsidRDefault="00581AD0" w:rsidP="00581AD0">
      <w:pPr>
        <w:rPr>
          <w:rFonts w:ascii="Times New Roman" w:hAnsi="Times New Roman" w:cs="Times New Roman"/>
        </w:rPr>
      </w:pPr>
    </w:p>
    <w:p w14:paraId="7132CDB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 xml:space="preserve">#include &lt;iostream&gt; </w:t>
      </w:r>
    </w:p>
    <w:p w14:paraId="450A43D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#include &lt;iomanip&gt;</w:t>
      </w:r>
    </w:p>
    <w:p w14:paraId="35D953A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#include &lt;stdlib.h&gt;</w:t>
      </w:r>
    </w:p>
    <w:p w14:paraId="6D6B825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#include &lt;cstdlib&gt;</w:t>
      </w:r>
    </w:p>
    <w:p w14:paraId="507323E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#include &lt;fstream&gt;</w:t>
      </w:r>
    </w:p>
    <w:p w14:paraId="6C365ED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#include &lt;ctime&gt;</w:t>
      </w:r>
    </w:p>
    <w:p w14:paraId="7CE04D5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#include &lt;cstring&gt;</w:t>
      </w:r>
    </w:p>
    <w:p w14:paraId="4404058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#include &lt;string&gt;</w:t>
      </w:r>
    </w:p>
    <w:p w14:paraId="69540C4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using namespace std;</w:t>
      </w:r>
    </w:p>
    <w:p w14:paraId="58685856" w14:textId="77777777" w:rsidR="00581AD0" w:rsidRPr="002D0D04" w:rsidRDefault="00581AD0" w:rsidP="00581AD0">
      <w:pPr>
        <w:rPr>
          <w:rFonts w:ascii="Times New Roman" w:hAnsi="Times New Roman" w:cs="Times New Roman"/>
        </w:rPr>
      </w:pPr>
    </w:p>
    <w:p w14:paraId="3611B2D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 xml:space="preserve">#define UNIT_NUM_SIZE 5 </w:t>
      </w:r>
    </w:p>
    <w:p w14:paraId="60067C2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 xml:space="preserve">#define NAME_SIZE 30 </w:t>
      </w:r>
    </w:p>
    <w:p w14:paraId="73D6D2A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 xml:space="preserve">#define CONTACT_NUM_SIZE 15 </w:t>
      </w:r>
    </w:p>
    <w:p w14:paraId="135BC6E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 xml:space="preserve">#define PASSWORD_SIZE 15 </w:t>
      </w:r>
    </w:p>
    <w:p w14:paraId="42EB5AEC" w14:textId="77777777" w:rsidR="00581AD0" w:rsidRPr="002D0D04" w:rsidRDefault="00581AD0" w:rsidP="00581AD0">
      <w:pPr>
        <w:rPr>
          <w:rFonts w:ascii="Times New Roman" w:hAnsi="Times New Roman" w:cs="Times New Roman"/>
        </w:rPr>
      </w:pPr>
    </w:p>
    <w:p w14:paraId="5A0BEDF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typedef struct</w:t>
      </w:r>
    </w:p>
    <w:p w14:paraId="16B6167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6287DFD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char unit_num[5];</w:t>
      </w:r>
    </w:p>
    <w:p w14:paraId="11A31F7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char name[30];</w:t>
      </w:r>
    </w:p>
    <w:p w14:paraId="39F9C77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char contact_num[15];</w:t>
      </w:r>
    </w:p>
    <w:p w14:paraId="3E66919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char password[15];</w:t>
      </w:r>
    </w:p>
    <w:p w14:paraId="7FEB90B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 RESIDENT;</w:t>
      </w:r>
    </w:p>
    <w:p w14:paraId="0B1B8DEE" w14:textId="77777777" w:rsidR="00581AD0" w:rsidRPr="002D0D04" w:rsidRDefault="00581AD0" w:rsidP="00581AD0">
      <w:pPr>
        <w:rPr>
          <w:rFonts w:ascii="Times New Roman" w:hAnsi="Times New Roman" w:cs="Times New Roman"/>
        </w:rPr>
      </w:pPr>
    </w:p>
    <w:p w14:paraId="3B20A80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typedef struct</w:t>
      </w:r>
    </w:p>
    <w:p w14:paraId="6EDAA95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w:t>
      </w:r>
    </w:p>
    <w:p w14:paraId="55A08E6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string unit_num2;</w:t>
      </w:r>
    </w:p>
    <w:p w14:paraId="0B831C9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string pincode;</w:t>
      </w:r>
    </w:p>
    <w:p w14:paraId="3FECC8A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 PINCODELST;</w:t>
      </w:r>
    </w:p>
    <w:p w14:paraId="79D9F1C0" w14:textId="77777777" w:rsidR="00581AD0" w:rsidRPr="002D0D04" w:rsidRDefault="00581AD0" w:rsidP="00581AD0">
      <w:pPr>
        <w:rPr>
          <w:rFonts w:ascii="Times New Roman" w:hAnsi="Times New Roman" w:cs="Times New Roman"/>
        </w:rPr>
      </w:pPr>
    </w:p>
    <w:p w14:paraId="391C391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 Function prototypes</w:t>
      </w:r>
    </w:p>
    <w:p w14:paraId="0AC7791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void resident_page();</w:t>
      </w:r>
    </w:p>
    <w:p w14:paraId="217CDDE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void resident_regis();</w:t>
      </w:r>
    </w:p>
    <w:p w14:paraId="4E5A383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void parcel_regis();</w:t>
      </w:r>
    </w:p>
    <w:p w14:paraId="762A960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void parcel_collect();</w:t>
      </w:r>
    </w:p>
    <w:p w14:paraId="5AC974E9" w14:textId="77777777" w:rsidR="00581AD0" w:rsidRPr="002D0D04" w:rsidRDefault="00581AD0" w:rsidP="00581AD0">
      <w:pPr>
        <w:rPr>
          <w:rFonts w:ascii="Times New Roman" w:hAnsi="Times New Roman" w:cs="Times New Roman"/>
        </w:rPr>
      </w:pPr>
    </w:p>
    <w:p w14:paraId="7D96F2A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22E89D2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The main function displays the main menu of the application, then prompts the user, asking who they are to proceed.</w:t>
      </w:r>
    </w:p>
    <w:p w14:paraId="50E0E38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The user can choose whether they are a courier, a resident, or they can exit the application.</w:t>
      </w:r>
    </w:p>
    <w:p w14:paraId="5E85015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2F913DE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int main(void)</w:t>
      </w:r>
    </w:p>
    <w:p w14:paraId="72006B7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1528401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bool loop = true;</w:t>
      </w:r>
    </w:p>
    <w:p w14:paraId="442FE70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while (loop)</w:t>
      </w:r>
    </w:p>
    <w:p w14:paraId="7CBE0F1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2255DD9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system("CLS");</w:t>
      </w:r>
    </w:p>
    <w:p w14:paraId="5323BE6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char option;</w:t>
      </w:r>
    </w:p>
    <w:p w14:paraId="1D4C649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"\t\t==================================================\n" &lt;&lt; endl;</w:t>
      </w:r>
    </w:p>
    <w:p w14:paraId="16BCA3C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"\t\t            Boulevard Service Apartment           \n" &lt;&lt; endl;</w:t>
      </w:r>
    </w:p>
    <w:p w14:paraId="5DE4648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"\t\t==================================================\n" &lt;&lt; endl;</w:t>
      </w:r>
    </w:p>
    <w:p w14:paraId="1DF1A1A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"\t\t      Welcome to Boulevard Service Apartment " &lt;&lt; endl;;</w:t>
      </w:r>
    </w:p>
    <w:p w14:paraId="59D455B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"\t\t          Community Parcel Locker System \n" &lt;&lt; endl;</w:t>
      </w:r>
    </w:p>
    <w:p w14:paraId="41EA497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"\tWho are you? " &lt;&lt; endl;</w:t>
      </w:r>
    </w:p>
    <w:p w14:paraId="541051B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"\t1. Courier\t2. Resident\t3. Exit application\n" &lt;&lt; endl;</w:t>
      </w:r>
    </w:p>
    <w:p w14:paraId="111B8EE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"\tEnter option : ";</w:t>
      </w:r>
    </w:p>
    <w:p w14:paraId="6946215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cin &gt;&gt; option;</w:t>
      </w:r>
    </w:p>
    <w:p w14:paraId="4278DB65" w14:textId="77777777" w:rsidR="00581AD0" w:rsidRPr="002D0D04" w:rsidRDefault="00581AD0" w:rsidP="00581AD0">
      <w:pPr>
        <w:rPr>
          <w:rFonts w:ascii="Times New Roman" w:hAnsi="Times New Roman" w:cs="Times New Roman"/>
        </w:rPr>
      </w:pPr>
    </w:p>
    <w:p w14:paraId="318589A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r>
      <w:r w:rsidRPr="002D0D04">
        <w:rPr>
          <w:rFonts w:ascii="Times New Roman" w:hAnsi="Times New Roman" w:cs="Times New Roman"/>
        </w:rPr>
        <w:tab/>
        <w:t>if (option == '3')</w:t>
      </w:r>
    </w:p>
    <w:p w14:paraId="6AFED54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4D4A2B6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"\n\tThank you for using our application!";</w:t>
      </w:r>
    </w:p>
    <w:p w14:paraId="316F603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loop = false;</w:t>
      </w:r>
    </w:p>
    <w:p w14:paraId="18C9E88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14E9794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else</w:t>
      </w:r>
    </w:p>
    <w:p w14:paraId="5BDD64A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576BB47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while (option != '1' &amp;&amp; option != '2')</w:t>
      </w:r>
    </w:p>
    <w:p w14:paraId="59F7D40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138D3E3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"\tWrong option. Please try again.\n\tEnter option : ";</w:t>
      </w:r>
    </w:p>
    <w:p w14:paraId="2C97EC7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cin &gt;&gt; option;</w:t>
      </w:r>
    </w:p>
    <w:p w14:paraId="5B57651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42CD6D8F" w14:textId="77777777" w:rsidR="00581AD0" w:rsidRPr="002D0D04" w:rsidRDefault="00581AD0" w:rsidP="00581AD0">
      <w:pPr>
        <w:rPr>
          <w:rFonts w:ascii="Times New Roman" w:hAnsi="Times New Roman" w:cs="Times New Roman"/>
        </w:rPr>
      </w:pPr>
    </w:p>
    <w:p w14:paraId="5DF0D0C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(option == '1')</w:t>
      </w:r>
    </w:p>
    <w:p w14:paraId="7A8552B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67C3A8D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parcel_regis();</w:t>
      </w:r>
    </w:p>
    <w:p w14:paraId="5832643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203BF08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else</w:t>
      </w:r>
    </w:p>
    <w:p w14:paraId="3686E3E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6FE2CB1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resident_page();</w:t>
      </w:r>
    </w:p>
    <w:p w14:paraId="6A973DC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472ABDB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system("pause");</w:t>
      </w:r>
    </w:p>
    <w:p w14:paraId="4DBCB99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5C28EB3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28D36AA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return 0;</w:t>
      </w:r>
    </w:p>
    <w:p w14:paraId="51AF56D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4EA27B13" w14:textId="77777777" w:rsidR="00581AD0" w:rsidRPr="002D0D04" w:rsidRDefault="00581AD0" w:rsidP="00581AD0">
      <w:pPr>
        <w:rPr>
          <w:rFonts w:ascii="Times New Roman" w:hAnsi="Times New Roman" w:cs="Times New Roman"/>
        </w:rPr>
      </w:pPr>
    </w:p>
    <w:p w14:paraId="4A58580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3A34D88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The resident_page function displays the resident page.</w:t>
      </w:r>
    </w:p>
    <w:p w14:paraId="1862CB4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The function prompts whether the user wants to register, collect their parcel, or exit the page.</w:t>
      </w:r>
    </w:p>
    <w:p w14:paraId="211CD9F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6AE22ED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void resident_page()</w:t>
      </w:r>
    </w:p>
    <w:p w14:paraId="022C001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6D0B5FB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t>system("CLS");</w:t>
      </w:r>
    </w:p>
    <w:p w14:paraId="686403FD" w14:textId="77777777" w:rsidR="00581AD0" w:rsidRPr="002D0D04" w:rsidRDefault="00581AD0" w:rsidP="00581AD0">
      <w:pPr>
        <w:rPr>
          <w:rFonts w:ascii="Times New Roman" w:hAnsi="Times New Roman" w:cs="Times New Roman"/>
        </w:rPr>
      </w:pPr>
    </w:p>
    <w:p w14:paraId="5FF9F24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char resident_op;</w:t>
      </w:r>
    </w:p>
    <w:p w14:paraId="12D060D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"\tWelcome, resident\n" &lt;&lt; endl;</w:t>
      </w:r>
    </w:p>
    <w:p w14:paraId="5F1EEF4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"\tWhat can we do to help you?\n" &lt;&lt; endl;</w:t>
      </w:r>
    </w:p>
    <w:p w14:paraId="40CEE10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"\t1. Registration\n\t2. Parcel Collection\n\t3. Exit\n" &lt;&lt; endl;</w:t>
      </w:r>
    </w:p>
    <w:p w14:paraId="5B9B4F5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"\tEnter option : ";</w:t>
      </w:r>
    </w:p>
    <w:p w14:paraId="703E896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cin &gt;&gt; resident_op;</w:t>
      </w:r>
    </w:p>
    <w:p w14:paraId="2A29157F" w14:textId="77777777" w:rsidR="00581AD0" w:rsidRPr="002D0D04" w:rsidRDefault="00581AD0" w:rsidP="00581AD0">
      <w:pPr>
        <w:rPr>
          <w:rFonts w:ascii="Times New Roman" w:hAnsi="Times New Roman" w:cs="Times New Roman"/>
        </w:rPr>
      </w:pPr>
    </w:p>
    <w:p w14:paraId="052A791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while (resident_op != '1' &amp;&amp; resident_op != '2' &amp;&amp; resident_op != '3')</w:t>
      </w:r>
    </w:p>
    <w:p w14:paraId="4974139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051F5B9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"\tWrong option. Please try again.\n\tEnter option : ";</w:t>
      </w:r>
    </w:p>
    <w:p w14:paraId="1F09BFB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cin &gt;&gt; resident_op;</w:t>
      </w:r>
    </w:p>
    <w:p w14:paraId="540CC61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09184ECE" w14:textId="77777777" w:rsidR="00581AD0" w:rsidRPr="002D0D04" w:rsidRDefault="00581AD0" w:rsidP="00581AD0">
      <w:pPr>
        <w:rPr>
          <w:rFonts w:ascii="Times New Roman" w:hAnsi="Times New Roman" w:cs="Times New Roman"/>
        </w:rPr>
      </w:pPr>
    </w:p>
    <w:p w14:paraId="0493DE4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37C2E81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Switch statement allows the user to make options in the resident page.</w:t>
      </w:r>
    </w:p>
    <w:p w14:paraId="4B4D965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When user inputs '1': resident_regis function is called for resident registration.</w:t>
      </w:r>
    </w:p>
    <w:p w14:paraId="7A8D49F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When user inputs '2': parcel_collect function is called for parcel collection.</w:t>
      </w:r>
    </w:p>
    <w:p w14:paraId="195C6C9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09BDC1A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switch (resident_op)</w:t>
      </w:r>
    </w:p>
    <w:p w14:paraId="4FBC033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7AD4D22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case '1':</w:t>
      </w:r>
    </w:p>
    <w:p w14:paraId="518F660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resident_regis();</w:t>
      </w:r>
    </w:p>
    <w:p w14:paraId="054A138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break;</w:t>
      </w:r>
    </w:p>
    <w:p w14:paraId="05DCEF7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case '2':</w:t>
      </w:r>
    </w:p>
    <w:p w14:paraId="07DBDA5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parcel_collect();</w:t>
      </w:r>
    </w:p>
    <w:p w14:paraId="1853E5D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break;</w:t>
      </w:r>
    </w:p>
    <w:p w14:paraId="65A63A3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default:</w:t>
      </w:r>
    </w:p>
    <w:p w14:paraId="3513E4D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"\tPlease press 'Enter' to exit this page.\n";</w:t>
      </w:r>
    </w:p>
    <w:p w14:paraId="573DC612" w14:textId="77777777" w:rsidR="00581AD0" w:rsidRPr="002D0D04" w:rsidRDefault="00581AD0" w:rsidP="00581AD0">
      <w:pPr>
        <w:rPr>
          <w:rFonts w:ascii="Times New Roman" w:hAnsi="Times New Roman" w:cs="Times New Roman"/>
        </w:rPr>
      </w:pPr>
    </w:p>
    <w:p w14:paraId="77E4777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12C791F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system("pause");</w:t>
      </w:r>
    </w:p>
    <w:p w14:paraId="0D371E6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t>return;</w:t>
      </w:r>
    </w:p>
    <w:p w14:paraId="16950F7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6F7ED963" w14:textId="77777777" w:rsidR="00581AD0" w:rsidRPr="002D0D04" w:rsidRDefault="00581AD0" w:rsidP="00581AD0">
      <w:pPr>
        <w:rPr>
          <w:rFonts w:ascii="Times New Roman" w:hAnsi="Times New Roman" w:cs="Times New Roman"/>
        </w:rPr>
      </w:pPr>
    </w:p>
    <w:p w14:paraId="70669BA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2B6E5D1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The resident_regis function is to let users register for parcel collection.</w:t>
      </w:r>
    </w:p>
    <w:p w14:paraId="43F5115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The function gets the users' unit number, name, contact number and password, then saves them into a text file.</w:t>
      </w:r>
    </w:p>
    <w:p w14:paraId="2BA7315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481C9E5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void resident_regis()</w:t>
      </w:r>
    </w:p>
    <w:p w14:paraId="0CF2366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431D26D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system("cls");</w:t>
      </w:r>
    </w:p>
    <w:p w14:paraId="5067ECC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string contact_num;</w:t>
      </w:r>
    </w:p>
    <w:p w14:paraId="3DF2A27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string password;</w:t>
      </w:r>
    </w:p>
    <w:p w14:paraId="204FC73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string name;</w:t>
      </w:r>
    </w:p>
    <w:p w14:paraId="2F993E0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string unit_num;</w:t>
      </w:r>
    </w:p>
    <w:p w14:paraId="24EC5D5E" w14:textId="77777777" w:rsidR="00581AD0" w:rsidRPr="002D0D04" w:rsidRDefault="00581AD0" w:rsidP="00581AD0">
      <w:pPr>
        <w:rPr>
          <w:rFonts w:ascii="Times New Roman" w:hAnsi="Times New Roman" w:cs="Times New Roman"/>
        </w:rPr>
      </w:pPr>
    </w:p>
    <w:p w14:paraId="1AC6B10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"\t\t\t\tRegistration Page\t\t\n\n";</w:t>
      </w:r>
    </w:p>
    <w:p w14:paraId="5382E14A" w14:textId="77777777" w:rsidR="00581AD0" w:rsidRPr="002D0D04" w:rsidRDefault="00581AD0" w:rsidP="00581AD0">
      <w:pPr>
        <w:rPr>
          <w:rFonts w:ascii="Times New Roman" w:hAnsi="Times New Roman" w:cs="Times New Roman"/>
        </w:rPr>
      </w:pPr>
    </w:p>
    <w:p w14:paraId="5F09BC1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"\tEnter apartment unit number : ";</w:t>
      </w:r>
    </w:p>
    <w:p w14:paraId="13824B0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cin &gt;&gt; unit_num;</w:t>
      </w:r>
    </w:p>
    <w:p w14:paraId="0885F324" w14:textId="77777777" w:rsidR="00581AD0" w:rsidRPr="002D0D04" w:rsidRDefault="00581AD0" w:rsidP="00581AD0">
      <w:pPr>
        <w:rPr>
          <w:rFonts w:ascii="Times New Roman" w:hAnsi="Times New Roman" w:cs="Times New Roman"/>
        </w:rPr>
      </w:pPr>
    </w:p>
    <w:p w14:paraId="15CD4F2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 xml:space="preserve">// If the length of unit number is more than 5 </w:t>
      </w:r>
    </w:p>
    <w:p w14:paraId="0062189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while (unit_num.length() &gt; UNIT_NUM_SIZE)</w:t>
      </w:r>
    </w:p>
    <w:p w14:paraId="4E55D34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 xml:space="preserve">{ </w:t>
      </w:r>
    </w:p>
    <w:p w14:paraId="4D986CF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"\tInvalid apartment unit number! Please key in again...";</w:t>
      </w:r>
    </w:p>
    <w:p w14:paraId="6B99443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"\n\tEnter apartment unit number : ";</w:t>
      </w:r>
    </w:p>
    <w:p w14:paraId="71DA5E1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cin &gt;&gt; unit_num;</w:t>
      </w:r>
    </w:p>
    <w:p w14:paraId="6159C65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4C1BEEC5" w14:textId="77777777" w:rsidR="00581AD0" w:rsidRPr="002D0D04" w:rsidRDefault="00581AD0" w:rsidP="00581AD0">
      <w:pPr>
        <w:rPr>
          <w:rFonts w:ascii="Times New Roman" w:hAnsi="Times New Roman" w:cs="Times New Roman"/>
        </w:rPr>
      </w:pPr>
    </w:p>
    <w:p w14:paraId="66A3E79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 xml:space="preserve">cin.ignore(); // Ignores or clears one or more characters from the input buffer    </w:t>
      </w:r>
    </w:p>
    <w:p w14:paraId="38F9490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"\n\tEnter name                  : ";</w:t>
      </w:r>
    </w:p>
    <w:p w14:paraId="4E7366F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getline(cin, name);</w:t>
      </w:r>
    </w:p>
    <w:p w14:paraId="3C41C7E7" w14:textId="77777777" w:rsidR="00581AD0" w:rsidRPr="002D0D04" w:rsidRDefault="00581AD0" w:rsidP="00581AD0">
      <w:pPr>
        <w:rPr>
          <w:rFonts w:ascii="Times New Roman" w:hAnsi="Times New Roman" w:cs="Times New Roman"/>
        </w:rPr>
      </w:pPr>
    </w:p>
    <w:p w14:paraId="429ECF4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"\n\tEnter contact number        : ";</w:t>
      </w:r>
    </w:p>
    <w:p w14:paraId="6182688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t>cin &gt;&gt; contact_num;</w:t>
      </w:r>
    </w:p>
    <w:p w14:paraId="62F1C4EF" w14:textId="77777777" w:rsidR="00581AD0" w:rsidRPr="002D0D04" w:rsidRDefault="00581AD0" w:rsidP="00581AD0">
      <w:pPr>
        <w:rPr>
          <w:rFonts w:ascii="Times New Roman" w:hAnsi="Times New Roman" w:cs="Times New Roman"/>
        </w:rPr>
      </w:pPr>
    </w:p>
    <w:p w14:paraId="701CEB4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 If the length of contact number is more than 15</w:t>
      </w:r>
    </w:p>
    <w:p w14:paraId="2079DBB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while (contact_num.length() &gt; CONTACT_NUM_SIZE)</w:t>
      </w:r>
    </w:p>
    <w:p w14:paraId="7DEE602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 xml:space="preserve">{ </w:t>
      </w:r>
    </w:p>
    <w:p w14:paraId="3CEAC6B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"\tInvalid contact number! Please key in again...";</w:t>
      </w:r>
    </w:p>
    <w:p w14:paraId="15D6A76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"\n\tEnter contact number        : ";</w:t>
      </w:r>
    </w:p>
    <w:p w14:paraId="66E138D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cin &gt;&gt; contact_num;</w:t>
      </w:r>
    </w:p>
    <w:p w14:paraId="694D835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5DB388A6" w14:textId="77777777" w:rsidR="00581AD0" w:rsidRPr="002D0D04" w:rsidRDefault="00581AD0" w:rsidP="00581AD0">
      <w:pPr>
        <w:rPr>
          <w:rFonts w:ascii="Times New Roman" w:hAnsi="Times New Roman" w:cs="Times New Roman"/>
        </w:rPr>
      </w:pPr>
    </w:p>
    <w:p w14:paraId="4B8E3A6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 xml:space="preserve">cout &lt;&lt; "\n\tEnter password (max 15)     : "; </w:t>
      </w:r>
    </w:p>
    <w:p w14:paraId="2A640D3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cin &gt;&gt; password;</w:t>
      </w:r>
    </w:p>
    <w:p w14:paraId="5B5BB180" w14:textId="77777777" w:rsidR="00581AD0" w:rsidRPr="002D0D04" w:rsidRDefault="00581AD0" w:rsidP="00581AD0">
      <w:pPr>
        <w:rPr>
          <w:rFonts w:ascii="Times New Roman" w:hAnsi="Times New Roman" w:cs="Times New Roman"/>
        </w:rPr>
      </w:pPr>
    </w:p>
    <w:p w14:paraId="67B5500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 If the length of password is more than 15</w:t>
      </w:r>
    </w:p>
    <w:p w14:paraId="31CBA57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while (password.length() &gt; PASSWORD_SIZE)</w:t>
      </w:r>
    </w:p>
    <w:p w14:paraId="6C976AF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07EE9FE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"\tInvalid password. Password too long.Please key in again...";</w:t>
      </w:r>
    </w:p>
    <w:p w14:paraId="6879409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"\n\tEnter password (max 15)     : ";</w:t>
      </w:r>
    </w:p>
    <w:p w14:paraId="0EB02C1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cin &gt;&gt; password;</w:t>
      </w:r>
    </w:p>
    <w:p w14:paraId="17972CA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1D996135" w14:textId="77777777" w:rsidR="00581AD0" w:rsidRPr="002D0D04" w:rsidRDefault="00581AD0" w:rsidP="00581AD0">
      <w:pPr>
        <w:rPr>
          <w:rFonts w:ascii="Times New Roman" w:hAnsi="Times New Roman" w:cs="Times New Roman"/>
        </w:rPr>
      </w:pPr>
    </w:p>
    <w:p w14:paraId="2032F3D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char select;</w:t>
      </w:r>
    </w:p>
    <w:p w14:paraId="5DC2354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 xml:space="preserve">cout &lt;&lt; "\n\tDo you want to edit the information?"; // Lets the user choose if they want to edit the information or not </w:t>
      </w:r>
    </w:p>
    <w:p w14:paraId="7E83F13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"\n\tyes or no (Y or N): ";</w:t>
      </w:r>
    </w:p>
    <w:p w14:paraId="26CA8D5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cin &gt;&gt; select;</w:t>
      </w:r>
    </w:p>
    <w:p w14:paraId="439C6CD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bool run = true;</w:t>
      </w:r>
    </w:p>
    <w:p w14:paraId="63074239" w14:textId="77777777" w:rsidR="00581AD0" w:rsidRPr="002D0D04" w:rsidRDefault="00581AD0" w:rsidP="00581AD0">
      <w:pPr>
        <w:rPr>
          <w:rFonts w:ascii="Times New Roman" w:hAnsi="Times New Roman" w:cs="Times New Roman"/>
        </w:rPr>
      </w:pPr>
    </w:p>
    <w:p w14:paraId="28847CA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 xml:space="preserve">while (run) </w:t>
      </w:r>
    </w:p>
    <w:p w14:paraId="7DAF7E8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  // If the user does not input 'y' or 'n', the prompt keeps displaying until user types the correct option</w:t>
      </w:r>
    </w:p>
    <w:p w14:paraId="50966CD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if (select == 'Y' || select == 'y')</w:t>
      </w:r>
    </w:p>
    <w:p w14:paraId="35DA65E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1684E53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run = false;</w:t>
      </w:r>
    </w:p>
    <w:p w14:paraId="0359C6E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r>
      <w:r w:rsidRPr="002D0D04">
        <w:rPr>
          <w:rFonts w:ascii="Times New Roman" w:hAnsi="Times New Roman" w:cs="Times New Roman"/>
        </w:rPr>
        <w:tab/>
      </w:r>
      <w:r w:rsidRPr="002D0D04">
        <w:rPr>
          <w:rFonts w:ascii="Times New Roman" w:hAnsi="Times New Roman" w:cs="Times New Roman"/>
        </w:rPr>
        <w:tab/>
        <w:t>continue;</w:t>
      </w:r>
    </w:p>
    <w:p w14:paraId="2630123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1D37855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if (select == 'N' || select == 'n')</w:t>
      </w:r>
    </w:p>
    <w:p w14:paraId="7603781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7E23764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run = false;</w:t>
      </w:r>
    </w:p>
    <w:p w14:paraId="317E67B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continue;</w:t>
      </w:r>
    </w:p>
    <w:p w14:paraId="595E18D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09ECF5B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"\n\tInvalid\n\tEnter Y or N only: ";</w:t>
      </w:r>
    </w:p>
    <w:p w14:paraId="629BF52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cin &gt;&gt; select;</w:t>
      </w:r>
    </w:p>
    <w:p w14:paraId="1418BA6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13B4B899" w14:textId="77777777" w:rsidR="00581AD0" w:rsidRPr="002D0D04" w:rsidRDefault="00581AD0" w:rsidP="00581AD0">
      <w:pPr>
        <w:rPr>
          <w:rFonts w:ascii="Times New Roman" w:hAnsi="Times New Roman" w:cs="Times New Roman"/>
        </w:rPr>
      </w:pPr>
    </w:p>
    <w:p w14:paraId="171A869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while (true)</w:t>
      </w:r>
    </w:p>
    <w:p w14:paraId="6FAB4EB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19F78AD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if (select == 'N' || select == 'n')</w:t>
      </w:r>
    </w:p>
    <w:p w14:paraId="489705B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 //If the user inputs 'N', the system will break and goes to the register successfully message</w:t>
      </w:r>
    </w:p>
    <w:p w14:paraId="64C4327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break;</w:t>
      </w:r>
    </w:p>
    <w:p w14:paraId="55D12DB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54D4871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if (select == 'Y' || select == 'y')</w:t>
      </w:r>
    </w:p>
    <w:p w14:paraId="784EAE7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 xml:space="preserve">{ //If the user inputs 'Y', the system will keep running </w:t>
      </w:r>
    </w:p>
    <w:p w14:paraId="7D878E1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system("cls");</w:t>
      </w:r>
    </w:p>
    <w:p w14:paraId="54626B8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"\tPlease re-enter the information!";</w:t>
      </w:r>
    </w:p>
    <w:p w14:paraId="5EC336C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"\n\tEnter apartment unit number : ";</w:t>
      </w:r>
    </w:p>
    <w:p w14:paraId="0218BD3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cin &gt;&gt; unit_num;</w:t>
      </w:r>
    </w:p>
    <w:p w14:paraId="0A1EDF4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cin.ignore();        // Ignore or clears one or more characters from the input buffer</w:t>
      </w:r>
    </w:p>
    <w:p w14:paraId="5D68CF3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"\n\tEnter name                  : ";</w:t>
      </w:r>
    </w:p>
    <w:p w14:paraId="18E307D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getline(cin, name);</w:t>
      </w:r>
    </w:p>
    <w:p w14:paraId="58B129A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"\n\tEnter contact number        : ";</w:t>
      </w:r>
    </w:p>
    <w:p w14:paraId="1F980EB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cin &gt;&gt; contact_num;</w:t>
      </w:r>
    </w:p>
    <w:p w14:paraId="27793F8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"\n\tEnter password (max 15)     : ";</w:t>
      </w:r>
    </w:p>
    <w:p w14:paraId="7187B91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cin &gt;&gt; password;</w:t>
      </w:r>
    </w:p>
    <w:p w14:paraId="7ED5BD3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break;</w:t>
      </w:r>
    </w:p>
    <w:p w14:paraId="68C9CB6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208D7DE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6F23929B" w14:textId="77777777" w:rsidR="00581AD0" w:rsidRPr="002D0D04" w:rsidRDefault="00581AD0" w:rsidP="00581AD0">
      <w:pPr>
        <w:rPr>
          <w:rFonts w:ascii="Times New Roman" w:hAnsi="Times New Roman" w:cs="Times New Roman"/>
        </w:rPr>
      </w:pPr>
    </w:p>
    <w:p w14:paraId="42BC2B0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ofstream f1("Resident_List.txt", ios::app);</w:t>
      </w:r>
    </w:p>
    <w:p w14:paraId="47CBD34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f1 &lt;&lt; unit_num &lt;&lt; "\n" &lt;&lt; name &lt;&lt; "\n" &lt;&lt; contact_num &lt;&lt; "\n" &lt;&lt; password &lt;&lt; "\n"; // Input information will be saved into text file</w:t>
      </w:r>
    </w:p>
    <w:p w14:paraId="71764BC6" w14:textId="77777777" w:rsidR="00581AD0" w:rsidRPr="002D0D04" w:rsidRDefault="00581AD0" w:rsidP="00581AD0">
      <w:pPr>
        <w:rPr>
          <w:rFonts w:ascii="Times New Roman" w:hAnsi="Times New Roman" w:cs="Times New Roman"/>
        </w:rPr>
      </w:pPr>
    </w:p>
    <w:p w14:paraId="6245CF1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system("cls");</w:t>
      </w:r>
    </w:p>
    <w:p w14:paraId="2B27397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"\n\tThank you";</w:t>
      </w:r>
    </w:p>
    <w:p w14:paraId="1AD4715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"\n\tYour registration was successful! Your personal information is stated below.\n";</w:t>
      </w:r>
    </w:p>
    <w:p w14:paraId="630CA15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"\n\tApartment unit number : " &lt;&lt; unit_num;</w:t>
      </w:r>
    </w:p>
    <w:p w14:paraId="76959FA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"\n\tName                  : " &lt;&lt; name;</w:t>
      </w:r>
    </w:p>
    <w:p w14:paraId="651AB3D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"\n\tContact number        : " &lt;&lt; contact_num;</w:t>
      </w:r>
    </w:p>
    <w:p w14:paraId="4C7227C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"\n\tPassword              : " &lt;&lt; password;</w:t>
      </w:r>
    </w:p>
    <w:p w14:paraId="526CF3F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"\n\tThank you for using Boulevard Service Apartment Community Parcel Locker System!";</w:t>
      </w:r>
    </w:p>
    <w:p w14:paraId="38D8B33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"\n\tPlease press Enter to exit this page.";</w:t>
      </w:r>
    </w:p>
    <w:p w14:paraId="6C60D079" w14:textId="77777777" w:rsidR="00581AD0" w:rsidRPr="002D0D04" w:rsidRDefault="00581AD0" w:rsidP="00581AD0">
      <w:pPr>
        <w:rPr>
          <w:rFonts w:ascii="Times New Roman" w:hAnsi="Times New Roman" w:cs="Times New Roman"/>
        </w:rPr>
      </w:pPr>
    </w:p>
    <w:p w14:paraId="592A9D5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return;</w:t>
      </w:r>
    </w:p>
    <w:p w14:paraId="52E2849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57059655" w14:textId="77777777" w:rsidR="00581AD0" w:rsidRPr="002D0D04" w:rsidRDefault="00581AD0" w:rsidP="00581AD0">
      <w:pPr>
        <w:rPr>
          <w:rFonts w:ascii="Times New Roman" w:hAnsi="Times New Roman" w:cs="Times New Roman"/>
        </w:rPr>
      </w:pPr>
    </w:p>
    <w:p w14:paraId="0C650FE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1C20B0C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The parcel_regis function is for couriers to register and deliver parcels.</w:t>
      </w:r>
    </w:p>
    <w:p w14:paraId="2D2B305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The function gets the unit number and checks with the text file to see whether it exists.</w:t>
      </w:r>
    </w:p>
    <w:p w14:paraId="6CEA563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74FA694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void parcel_regis()</w:t>
      </w:r>
    </w:p>
    <w:p w14:paraId="45A6896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20F2644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system("CLS");</w:t>
      </w:r>
    </w:p>
    <w:p w14:paraId="0DFDB73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string unit_num;</w:t>
      </w:r>
    </w:p>
    <w:p w14:paraId="5969532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char option;</w:t>
      </w:r>
    </w:p>
    <w:p w14:paraId="38A8BBAA" w14:textId="77777777" w:rsidR="00581AD0" w:rsidRPr="002D0D04" w:rsidRDefault="00581AD0" w:rsidP="00581AD0">
      <w:pPr>
        <w:rPr>
          <w:rFonts w:ascii="Times New Roman" w:hAnsi="Times New Roman" w:cs="Times New Roman"/>
        </w:rPr>
      </w:pPr>
    </w:p>
    <w:p w14:paraId="3C344C3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"\tWelcome to the Parcel Registration Page!\n";</w:t>
      </w:r>
    </w:p>
    <w:p w14:paraId="3D5BA8B3" w14:textId="77777777" w:rsidR="00581AD0" w:rsidRPr="002D0D04" w:rsidRDefault="00581AD0" w:rsidP="00581AD0">
      <w:pPr>
        <w:rPr>
          <w:rFonts w:ascii="Times New Roman" w:hAnsi="Times New Roman" w:cs="Times New Roman"/>
        </w:rPr>
      </w:pPr>
    </w:p>
    <w:p w14:paraId="0063BE0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do</w:t>
      </w:r>
    </w:p>
    <w:p w14:paraId="0D7D2A8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15D5EBD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"\n\tPlease enter apartment unit number             : ";</w:t>
      </w:r>
    </w:p>
    <w:p w14:paraId="4AC57B0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r>
      <w:r w:rsidRPr="002D0D04">
        <w:rPr>
          <w:rFonts w:ascii="Times New Roman" w:hAnsi="Times New Roman" w:cs="Times New Roman"/>
        </w:rPr>
        <w:tab/>
        <w:t>cin &gt;&gt; unit_num;</w:t>
      </w:r>
    </w:p>
    <w:p w14:paraId="150E1C2A" w14:textId="77777777" w:rsidR="00581AD0" w:rsidRPr="002D0D04" w:rsidRDefault="00581AD0" w:rsidP="00581AD0">
      <w:pPr>
        <w:rPr>
          <w:rFonts w:ascii="Times New Roman" w:hAnsi="Times New Roman" w:cs="Times New Roman"/>
        </w:rPr>
      </w:pPr>
    </w:p>
    <w:p w14:paraId="595B21A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ifstream in_file("Resident_List.txt");</w:t>
      </w:r>
    </w:p>
    <w:p w14:paraId="18276F9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string unit_check;</w:t>
      </w:r>
    </w:p>
    <w:p w14:paraId="3BF1D9B7" w14:textId="77777777" w:rsidR="00581AD0" w:rsidRPr="002D0D04" w:rsidRDefault="00581AD0" w:rsidP="00581AD0">
      <w:pPr>
        <w:rPr>
          <w:rFonts w:ascii="Times New Roman" w:hAnsi="Times New Roman" w:cs="Times New Roman"/>
        </w:rPr>
      </w:pPr>
    </w:p>
    <w:p w14:paraId="483A08B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bool found = false;</w:t>
      </w:r>
    </w:p>
    <w:p w14:paraId="756E0A88" w14:textId="77777777" w:rsidR="00581AD0" w:rsidRPr="002D0D04" w:rsidRDefault="00581AD0" w:rsidP="00581AD0">
      <w:pPr>
        <w:rPr>
          <w:rFonts w:ascii="Times New Roman" w:hAnsi="Times New Roman" w:cs="Times New Roman"/>
        </w:rPr>
      </w:pPr>
    </w:p>
    <w:p w14:paraId="1996F56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if (in_file)</w:t>
      </w:r>
    </w:p>
    <w:p w14:paraId="4F5021F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5034D70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while (in_file &gt;&gt; unit_check)</w:t>
      </w:r>
    </w:p>
    <w:p w14:paraId="1629110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407E7D2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(unit_check == unit_num)</w:t>
      </w:r>
    </w:p>
    <w:p w14:paraId="4F940B9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7D8CC80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 Lets courier know the unit number exists</w:t>
      </w:r>
    </w:p>
    <w:p w14:paraId="1CE305F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"\n\t\tUNIT NUMBER EXISTS!";</w:t>
      </w:r>
    </w:p>
    <w:p w14:paraId="4C68C8F2" w14:textId="77777777" w:rsidR="00581AD0" w:rsidRPr="002D0D04" w:rsidRDefault="00581AD0" w:rsidP="00581AD0">
      <w:pPr>
        <w:rPr>
          <w:rFonts w:ascii="Times New Roman" w:hAnsi="Times New Roman" w:cs="Times New Roman"/>
        </w:rPr>
      </w:pPr>
    </w:p>
    <w:p w14:paraId="6AF1BB3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char choice;</w:t>
      </w:r>
    </w:p>
    <w:p w14:paraId="56A70105" w14:textId="77777777" w:rsidR="00581AD0" w:rsidRPr="002D0D04" w:rsidRDefault="00581AD0" w:rsidP="00581AD0">
      <w:pPr>
        <w:rPr>
          <w:rFonts w:ascii="Times New Roman" w:hAnsi="Times New Roman" w:cs="Times New Roman"/>
        </w:rPr>
      </w:pPr>
    </w:p>
    <w:p w14:paraId="5FDEFBE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 Prompts confirmation of the parcel delivery</w:t>
      </w:r>
    </w:p>
    <w:p w14:paraId="087293A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"\n\tConfirmation for parcel delivery to " &lt;&lt; unit_num &lt;&lt; " (Y/N) : ";</w:t>
      </w:r>
    </w:p>
    <w:p w14:paraId="2E97332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cin &gt;&gt; choice;</w:t>
      </w:r>
    </w:p>
    <w:p w14:paraId="79913B12" w14:textId="77777777" w:rsidR="00581AD0" w:rsidRPr="002D0D04" w:rsidRDefault="00581AD0" w:rsidP="00581AD0">
      <w:pPr>
        <w:rPr>
          <w:rFonts w:ascii="Times New Roman" w:hAnsi="Times New Roman" w:cs="Times New Roman"/>
        </w:rPr>
      </w:pPr>
    </w:p>
    <w:p w14:paraId="539429A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(choice == 'Y' || choice == 'y')</w:t>
      </w:r>
    </w:p>
    <w:p w14:paraId="760FFA0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5DF9095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 6-digit PIN code generation with random numbers</w:t>
      </w:r>
    </w:p>
    <w:p w14:paraId="35E7F3B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int pin_code, lower = 100000, upper = 999999;</w:t>
      </w:r>
    </w:p>
    <w:p w14:paraId="1E7CCA2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srand(time(NULL));</w:t>
      </w:r>
    </w:p>
    <w:p w14:paraId="3463455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int first_digit = ((rand() % 8) + 1) * 100000;</w:t>
      </w:r>
    </w:p>
    <w:p w14:paraId="5F68871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pin_code = first_digit + ((rand() % (upper - lower + 1)) + lower);</w:t>
      </w:r>
    </w:p>
    <w:p w14:paraId="4812EDFF" w14:textId="77777777" w:rsidR="00581AD0" w:rsidRPr="002D0D04" w:rsidRDefault="00581AD0" w:rsidP="00581AD0">
      <w:pPr>
        <w:rPr>
          <w:rFonts w:ascii="Times New Roman" w:hAnsi="Times New Roman" w:cs="Times New Roman"/>
        </w:rPr>
      </w:pPr>
    </w:p>
    <w:p w14:paraId="1941206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ofstream outfile;</w:t>
      </w:r>
    </w:p>
    <w:p w14:paraId="72852EA3" w14:textId="77777777" w:rsidR="00581AD0" w:rsidRPr="002D0D04" w:rsidRDefault="00581AD0" w:rsidP="00581AD0">
      <w:pPr>
        <w:rPr>
          <w:rFonts w:ascii="Times New Roman" w:hAnsi="Times New Roman" w:cs="Times New Roman"/>
        </w:rPr>
      </w:pPr>
    </w:p>
    <w:p w14:paraId="7A5B22E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outfile.open("pin.txt", ios_base::app);</w:t>
      </w:r>
    </w:p>
    <w:p w14:paraId="1556727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outfile &lt;&lt; unit_num &lt;&lt; "\n" &lt;&lt; pin_code &lt;&lt; endl;</w:t>
      </w:r>
    </w:p>
    <w:p w14:paraId="307175B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outfile.close();</w:t>
      </w:r>
    </w:p>
    <w:p w14:paraId="0BBE3325" w14:textId="77777777" w:rsidR="00581AD0" w:rsidRPr="002D0D04" w:rsidRDefault="00581AD0" w:rsidP="00581AD0">
      <w:pPr>
        <w:rPr>
          <w:rFonts w:ascii="Times New Roman" w:hAnsi="Times New Roman" w:cs="Times New Roman"/>
        </w:rPr>
      </w:pPr>
    </w:p>
    <w:p w14:paraId="1ABCCC5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"\n\tParcel registration is SUCCESSFUL!\n";</w:t>
      </w:r>
    </w:p>
    <w:p w14:paraId="57F8CEEB" w14:textId="77777777" w:rsidR="00581AD0" w:rsidRPr="002D0D04" w:rsidRDefault="00581AD0" w:rsidP="00581AD0">
      <w:pPr>
        <w:rPr>
          <w:rFonts w:ascii="Times New Roman" w:hAnsi="Times New Roman" w:cs="Times New Roman"/>
        </w:rPr>
      </w:pPr>
    </w:p>
    <w:p w14:paraId="7F2703F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found = true;</w:t>
      </w:r>
    </w:p>
    <w:p w14:paraId="16D0A2A1" w14:textId="77777777" w:rsidR="00581AD0" w:rsidRPr="002D0D04" w:rsidRDefault="00581AD0" w:rsidP="00581AD0">
      <w:pPr>
        <w:rPr>
          <w:rFonts w:ascii="Times New Roman" w:hAnsi="Times New Roman" w:cs="Times New Roman"/>
        </w:rPr>
      </w:pPr>
    </w:p>
    <w:p w14:paraId="5CFBCA6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break;</w:t>
      </w:r>
    </w:p>
    <w:p w14:paraId="4291FD4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75ADAD4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else</w:t>
      </w:r>
    </w:p>
    <w:p w14:paraId="22DCA67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05EB669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break;</w:t>
      </w:r>
    </w:p>
    <w:p w14:paraId="32CAB71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25DFF01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1B095A7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50DFAFF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(!found)</w:t>
      </w:r>
    </w:p>
    <w:p w14:paraId="306D72F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71DF387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 Lets courier know parcel registration is unsuccessful</w:t>
      </w:r>
    </w:p>
    <w:p w14:paraId="1B86919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"\n\t\tUNIT NUMBER NOT FOUND!";</w:t>
      </w:r>
    </w:p>
    <w:p w14:paraId="148D001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"\n\tParcel registration is NOT SUCCESSFUL!\n";</w:t>
      </w:r>
    </w:p>
    <w:p w14:paraId="004933D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1356B5D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in_file.close();</w:t>
      </w:r>
    </w:p>
    <w:p w14:paraId="008BDBA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1077050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 Asks courier if there is another parcel to deliver</w:t>
      </w:r>
    </w:p>
    <w:p w14:paraId="410965C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"\n\tDo you have another parcel to deliver (Y/N)    : ";</w:t>
      </w:r>
    </w:p>
    <w:p w14:paraId="209322B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cin &gt;&gt; option;</w:t>
      </w:r>
    </w:p>
    <w:p w14:paraId="47A875F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 while (option == 'y' || option == 'Y');</w:t>
      </w:r>
    </w:p>
    <w:p w14:paraId="24C16AC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cout &lt;&lt; "\n\tThank you for using the Boulevard Service Apartment Community Parcel Locker System!\n";</w:t>
      </w:r>
    </w:p>
    <w:p w14:paraId="2B293D8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682A9F49" w14:textId="77777777" w:rsidR="00581AD0" w:rsidRPr="002D0D04" w:rsidRDefault="00581AD0" w:rsidP="00581AD0">
      <w:pPr>
        <w:rPr>
          <w:rFonts w:ascii="Times New Roman" w:hAnsi="Times New Roman" w:cs="Times New Roman"/>
        </w:rPr>
      </w:pPr>
    </w:p>
    <w:p w14:paraId="462DB0A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61DEB72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The parcel_collect function allows residents to collect their parcels.</w:t>
      </w:r>
    </w:p>
    <w:p w14:paraId="3826489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t>The resident enters their unit number, password, then receives their PIN code.</w:t>
      </w:r>
    </w:p>
    <w:p w14:paraId="2FBC6DE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6AD0F99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void parcel_collect()</w:t>
      </w:r>
    </w:p>
    <w:p w14:paraId="6E047C1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w:t>
      </w:r>
    </w:p>
    <w:p w14:paraId="3D1A1F0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system("CLS");</w:t>
      </w:r>
    </w:p>
    <w:p w14:paraId="2E2630A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ifstream in_file("Resident_List.txt", ios::in);</w:t>
      </w:r>
    </w:p>
    <w:p w14:paraId="0A265FD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if (!in_file)</w:t>
      </w:r>
    </w:p>
    <w:p w14:paraId="7D36E89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"Error opening file" &lt;&lt; endl;</w:t>
      </w:r>
    </w:p>
    <w:p w14:paraId="3E86830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else</w:t>
      </w:r>
    </w:p>
    <w:p w14:paraId="495DCC8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2E7B61B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RESIDENT residents[10000];</w:t>
      </w:r>
    </w:p>
    <w:p w14:paraId="4E60255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int count = -1;</w:t>
      </w:r>
    </w:p>
    <w:p w14:paraId="598614A2" w14:textId="77777777" w:rsidR="00581AD0" w:rsidRPr="002D0D04" w:rsidRDefault="00581AD0" w:rsidP="00581AD0">
      <w:pPr>
        <w:rPr>
          <w:rFonts w:ascii="Times New Roman" w:hAnsi="Times New Roman" w:cs="Times New Roman"/>
        </w:rPr>
      </w:pPr>
    </w:p>
    <w:p w14:paraId="07D27F5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in_file.getline(residents[++count].unit_num, UNIT_NUM_SIZE);</w:t>
      </w:r>
    </w:p>
    <w:p w14:paraId="316CFDEF" w14:textId="77777777" w:rsidR="00581AD0" w:rsidRPr="002D0D04" w:rsidRDefault="00581AD0" w:rsidP="00581AD0">
      <w:pPr>
        <w:rPr>
          <w:rFonts w:ascii="Times New Roman" w:hAnsi="Times New Roman" w:cs="Times New Roman"/>
        </w:rPr>
      </w:pPr>
    </w:p>
    <w:p w14:paraId="3D5689E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while (in_file)</w:t>
      </w:r>
    </w:p>
    <w:p w14:paraId="3BF6033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67E7399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in_file.getline(residents[count].name, NAME_SIZE);</w:t>
      </w:r>
    </w:p>
    <w:p w14:paraId="2C98339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in_file.getline(residents[count].contact_num, CONTACT_NUM_SIZE);</w:t>
      </w:r>
    </w:p>
    <w:p w14:paraId="65FEE48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in_file.getline(residents[count].password, PASSWORD_SIZE);</w:t>
      </w:r>
    </w:p>
    <w:p w14:paraId="7E91878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in_file.getline(residents[++count].unit_num, UNIT_NUM_SIZE);</w:t>
      </w:r>
    </w:p>
    <w:p w14:paraId="3009FFC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0AA5F06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in_file.close();</w:t>
      </w:r>
    </w:p>
    <w:p w14:paraId="1B05407E" w14:textId="77777777" w:rsidR="00581AD0" w:rsidRPr="002D0D04" w:rsidRDefault="00581AD0" w:rsidP="00581AD0">
      <w:pPr>
        <w:rPr>
          <w:rFonts w:ascii="Times New Roman" w:hAnsi="Times New Roman" w:cs="Times New Roman"/>
        </w:rPr>
      </w:pPr>
    </w:p>
    <w:p w14:paraId="3387F2C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string unit_num_input, password_input;</w:t>
      </w:r>
    </w:p>
    <w:p w14:paraId="017956F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string name;</w:t>
      </w:r>
    </w:p>
    <w:p w14:paraId="270A350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char check;</w:t>
      </w:r>
    </w:p>
    <w:p w14:paraId="4DA1D5B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"\tWelcome! Sir/Madam!\n" &lt;&lt; endl;</w:t>
      </w:r>
    </w:p>
    <w:p w14:paraId="5491AAD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"\tPlease enter your apartment unit number : ";</w:t>
      </w:r>
    </w:p>
    <w:p w14:paraId="7353969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cin &gt;&gt; unit_num_input;</w:t>
      </w:r>
    </w:p>
    <w:p w14:paraId="68C4868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cout &lt;&lt; "\tPlease enter your password              : ";</w:t>
      </w:r>
    </w:p>
    <w:p w14:paraId="5668DB8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cin &gt;&gt; password_input;</w:t>
      </w:r>
    </w:p>
    <w:p w14:paraId="0FB9B923" w14:textId="77777777" w:rsidR="00581AD0" w:rsidRPr="002D0D04" w:rsidRDefault="00581AD0" w:rsidP="00581AD0">
      <w:pPr>
        <w:rPr>
          <w:rFonts w:ascii="Times New Roman" w:hAnsi="Times New Roman" w:cs="Times New Roman"/>
        </w:rPr>
      </w:pPr>
    </w:p>
    <w:p w14:paraId="63001BF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r>
      <w:r w:rsidRPr="002D0D04">
        <w:rPr>
          <w:rFonts w:ascii="Times New Roman" w:hAnsi="Times New Roman" w:cs="Times New Roman"/>
        </w:rPr>
        <w:tab/>
        <w:t>bool loop = true;</w:t>
      </w:r>
    </w:p>
    <w:p w14:paraId="163D27E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while (loop)</w:t>
      </w:r>
    </w:p>
    <w:p w14:paraId="432F73B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0E78492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 Confirmation for correct data input</w:t>
      </w:r>
    </w:p>
    <w:p w14:paraId="379AD35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"\n\tYour entered apartment unit number : " &lt;&lt; unit_num_input &lt;&lt; endl;</w:t>
      </w:r>
    </w:p>
    <w:p w14:paraId="49AB056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"\tYour entered password</w:t>
      </w:r>
      <w:r w:rsidRPr="002D0D04">
        <w:rPr>
          <w:rFonts w:ascii="Times New Roman" w:hAnsi="Times New Roman" w:cs="Times New Roman"/>
        </w:rPr>
        <w:tab/>
      </w:r>
      <w:r w:rsidRPr="002D0D04">
        <w:rPr>
          <w:rFonts w:ascii="Times New Roman" w:hAnsi="Times New Roman" w:cs="Times New Roman"/>
        </w:rPr>
        <w:tab/>
        <w:t xml:space="preserve">   : " &lt;&lt; password_input &lt;&lt; endl;</w:t>
      </w:r>
    </w:p>
    <w:p w14:paraId="40FB14D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"\tPlease make sure your entered data are correct. (Y for Yes, N for no) : ";</w:t>
      </w:r>
    </w:p>
    <w:p w14:paraId="7B5C30F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cin &gt;&gt; check;</w:t>
      </w:r>
    </w:p>
    <w:p w14:paraId="1ACF1C9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(check == 'Y' || check == 'y')</w:t>
      </w:r>
    </w:p>
    <w:p w14:paraId="1687C05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loop = false;</w:t>
      </w:r>
    </w:p>
    <w:p w14:paraId="70EB99E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else</w:t>
      </w:r>
    </w:p>
    <w:p w14:paraId="197B54B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2B6E7DD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(check == 'N' || check == 'n') // Enter data again if previous entry is wrong</w:t>
      </w:r>
    </w:p>
    <w:p w14:paraId="48DEC79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259C034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"\n\tPlease enter your apartment unit number : ";</w:t>
      </w:r>
    </w:p>
    <w:p w14:paraId="6D36E50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cin &gt;&gt; unit_num_input;</w:t>
      </w:r>
    </w:p>
    <w:p w14:paraId="6DFD31C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"\tPlease enter your password              : ";</w:t>
      </w:r>
    </w:p>
    <w:p w14:paraId="256AAED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cin &gt;&gt; password_input;</w:t>
      </w:r>
    </w:p>
    <w:p w14:paraId="08C1BC4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0B60D1A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else</w:t>
      </w:r>
    </w:p>
    <w:p w14:paraId="1C57AFB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6AFBB95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"\n\tWrong option. Only Y, y, N, n are allowed. Please re-enter again." &lt;&lt; endl;</w:t>
      </w:r>
    </w:p>
    <w:p w14:paraId="5603417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"\tPlease make sure your entered data are correct. (Y for Yes, N for no)" &lt;&lt; endl;</w:t>
      </w:r>
    </w:p>
    <w:p w14:paraId="55F31E8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cin &gt;&gt; check;</w:t>
      </w:r>
    </w:p>
    <w:p w14:paraId="6AE66ED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2537137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4CF34CB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2CD406E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bool loop2 = true;</w:t>
      </w:r>
    </w:p>
    <w:p w14:paraId="5D1A1C7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while (loop2)</w:t>
      </w:r>
    </w:p>
    <w:p w14:paraId="4DC2084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27C51F0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bool acc_exist = false;</w:t>
      </w:r>
    </w:p>
    <w:p w14:paraId="5043499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for (int i = 0; i &lt;= count; i++)</w:t>
      </w:r>
    </w:p>
    <w:p w14:paraId="406A489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r>
      <w:r w:rsidRPr="002D0D04">
        <w:rPr>
          <w:rFonts w:ascii="Times New Roman" w:hAnsi="Times New Roman" w:cs="Times New Roman"/>
        </w:rPr>
        <w:tab/>
      </w:r>
      <w:r w:rsidRPr="002D0D04">
        <w:rPr>
          <w:rFonts w:ascii="Times New Roman" w:hAnsi="Times New Roman" w:cs="Times New Roman"/>
        </w:rPr>
        <w:tab/>
        <w:t>{</w:t>
      </w:r>
    </w:p>
    <w:p w14:paraId="486EDD6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(residents[i].unit_num == unit_num_input)</w:t>
      </w:r>
    </w:p>
    <w:p w14:paraId="6030CCD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4B2F9A8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acc_exist = true;</w:t>
      </w:r>
    </w:p>
    <w:p w14:paraId="7C47933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(residents[i].password == password_input)</w:t>
      </w:r>
    </w:p>
    <w:p w14:paraId="60E6A57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0B66274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ifstream in_file2("pin.txt", ios::in);</w:t>
      </w:r>
    </w:p>
    <w:p w14:paraId="68FDF4A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(!in_file2)</w:t>
      </w:r>
    </w:p>
    <w:p w14:paraId="71A0BD4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"\n\tError opening text file.\n";</w:t>
      </w:r>
    </w:p>
    <w:p w14:paraId="3E89651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else</w:t>
      </w:r>
    </w:p>
    <w:p w14:paraId="37F8149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433A107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PINCODELST pincode[50];</w:t>
      </w:r>
    </w:p>
    <w:p w14:paraId="2597510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int index = -1;</w:t>
      </w:r>
    </w:p>
    <w:p w14:paraId="390BFCD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in_file2 &gt;&gt; pincode[++index].unit_num2;</w:t>
      </w:r>
    </w:p>
    <w:p w14:paraId="1BEF9DA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while (in_file2)</w:t>
      </w:r>
    </w:p>
    <w:p w14:paraId="527F9F1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0507925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in_file2 &gt;&gt; pincode[index].pincode;</w:t>
      </w:r>
    </w:p>
    <w:p w14:paraId="0E85208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in_file2 &gt;&gt; pincode[++index].unit_num2;</w:t>
      </w:r>
    </w:p>
    <w:p w14:paraId="243D41C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5D11DA6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in_file2.close();</w:t>
      </w:r>
    </w:p>
    <w:p w14:paraId="10F51444" w14:textId="77777777" w:rsidR="00581AD0" w:rsidRPr="002D0D04" w:rsidRDefault="00581AD0" w:rsidP="00581AD0">
      <w:pPr>
        <w:rPr>
          <w:rFonts w:ascii="Times New Roman" w:hAnsi="Times New Roman" w:cs="Times New Roman"/>
        </w:rPr>
      </w:pPr>
    </w:p>
    <w:p w14:paraId="25171C9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bool found = false;</w:t>
      </w:r>
    </w:p>
    <w:p w14:paraId="02AFB26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for (int j = 0; j &lt;= index; j++)</w:t>
      </w:r>
    </w:p>
    <w:p w14:paraId="295CF1F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6DBA6512"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(pincode[j].unit_num2 == unit_num_input)</w:t>
      </w:r>
    </w:p>
    <w:p w14:paraId="22C44F10"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6019E57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 Prompts user that there is a parcel in their locker, with their PIN code.</w:t>
      </w:r>
    </w:p>
    <w:p w14:paraId="5C84D91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"\n\tYou have a parcel in the locker. Please collect it as soon as possible.\n";</w:t>
      </w:r>
    </w:p>
    <w:p w14:paraId="6F89903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"\tYour one-time PIN code</w:t>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 " &lt;&lt; pincode[j].pincode &lt;&lt; endl;</w:t>
      </w:r>
    </w:p>
    <w:p w14:paraId="0B6F4D2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"\tYou are only allowed to view the pin code once.\n";</w:t>
      </w:r>
    </w:p>
    <w:p w14:paraId="47F0891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"\tPlease remember your pin code before you exit from this page.\n";</w:t>
      </w:r>
    </w:p>
    <w:p w14:paraId="71C83E1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"\n\n";</w:t>
      </w:r>
    </w:p>
    <w:p w14:paraId="2A024F5F" w14:textId="77777777" w:rsidR="00581AD0" w:rsidRPr="002D0D04" w:rsidRDefault="00581AD0" w:rsidP="00581AD0">
      <w:pPr>
        <w:rPr>
          <w:rFonts w:ascii="Times New Roman" w:hAnsi="Times New Roman" w:cs="Times New Roman"/>
        </w:rPr>
      </w:pPr>
    </w:p>
    <w:p w14:paraId="35ABBBB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int indexs = j;</w:t>
      </w:r>
    </w:p>
    <w:p w14:paraId="184D2AE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for (int k = indexs; k &lt; index - 1; k++)</w:t>
      </w:r>
    </w:p>
    <w:p w14:paraId="6373CE6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6CC3757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pincode[k].unit_num2 = pincode[k + 1].unit_num2;</w:t>
      </w:r>
    </w:p>
    <w:p w14:paraId="217DCA0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pincode[k].pincode = pincode[k + 1].pincode;</w:t>
      </w:r>
    </w:p>
    <w:p w14:paraId="71BBE46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503715CB" w14:textId="77777777" w:rsidR="00581AD0" w:rsidRPr="002D0D04" w:rsidRDefault="00581AD0" w:rsidP="00581AD0">
      <w:pPr>
        <w:rPr>
          <w:rFonts w:ascii="Times New Roman" w:hAnsi="Times New Roman" w:cs="Times New Roman"/>
        </w:rPr>
      </w:pPr>
    </w:p>
    <w:p w14:paraId="6C4BF1A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ofstream out_file("pin.txt", ios_base::out);</w:t>
      </w:r>
    </w:p>
    <w:p w14:paraId="3883470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(!out_file)</w:t>
      </w:r>
    </w:p>
    <w:p w14:paraId="1F488E9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"Error opening output file.\n";</w:t>
      </w:r>
    </w:p>
    <w:p w14:paraId="3D940A4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else</w:t>
      </w:r>
    </w:p>
    <w:p w14:paraId="735B3F8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0EA1E46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for (int l = 0; l &lt; index - 1; l++)</w:t>
      </w:r>
    </w:p>
    <w:p w14:paraId="73C5327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6F2EE02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out_file &lt;&lt; pincode[l].unit_num2 &lt;&lt; endl;</w:t>
      </w:r>
    </w:p>
    <w:p w14:paraId="7459B34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out_file &lt;&lt; pincode[l].pincode &lt;&lt; endl;</w:t>
      </w:r>
    </w:p>
    <w:p w14:paraId="30404BF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2DAE349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0F246F1B"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out_file.close();</w:t>
      </w:r>
    </w:p>
    <w:p w14:paraId="03C7280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found = true;</w:t>
      </w:r>
    </w:p>
    <w:p w14:paraId="0A56E6B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break;</w:t>
      </w:r>
    </w:p>
    <w:p w14:paraId="42DCC17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29F779D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1609944F"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(found == false)</w:t>
      </w:r>
    </w:p>
    <w:p w14:paraId="088B497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628DCE2A"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 Prompts user that there is no parcel in their locker.</w:t>
      </w:r>
    </w:p>
    <w:p w14:paraId="752B1817"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lastRenderedPageBreak/>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"\n\tThe apartment unit number of " &lt;&lt; unit_num_input &lt;&lt; " don't have a parcel currently.\n\n";</w:t>
      </w:r>
    </w:p>
    <w:p w14:paraId="11482DB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190E3C44"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522AC96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4E7E5AC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606E3C2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000630D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if (acc_exist == false)</w:t>
      </w:r>
    </w:p>
    <w:p w14:paraId="088C299C"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0424EB11"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 Prompts user that they do not have an account.</w:t>
      </w:r>
    </w:p>
    <w:p w14:paraId="175A9E7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"\n\tThe apartment unit number of " &lt;&lt; unit_num_input &lt;&lt; " don't have an account.\n";</w:t>
      </w:r>
    </w:p>
    <w:p w14:paraId="0A7D56B3"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"\tPlease register an account first.\n\n";</w:t>
      </w:r>
    </w:p>
    <w:p w14:paraId="0573C5CD"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w:t>
      </w:r>
    </w:p>
    <w:p w14:paraId="4577F04E"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"\tThank you for using Boulevard Service Apartment Community Parcel Locker System!" &lt;&lt; endl;</w:t>
      </w:r>
    </w:p>
    <w:p w14:paraId="254AB5C6"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cout &lt;&lt; "\tPlease press 'Enter' to exit this page.\n\n";</w:t>
      </w:r>
    </w:p>
    <w:p w14:paraId="3E2C419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r>
      <w:r w:rsidRPr="002D0D04">
        <w:rPr>
          <w:rFonts w:ascii="Times New Roman" w:hAnsi="Times New Roman" w:cs="Times New Roman"/>
        </w:rPr>
        <w:tab/>
        <w:t>loop2 = false;</w:t>
      </w:r>
    </w:p>
    <w:p w14:paraId="42DD6E29"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r>
      <w:r w:rsidRPr="002D0D04">
        <w:rPr>
          <w:rFonts w:ascii="Times New Roman" w:hAnsi="Times New Roman" w:cs="Times New Roman"/>
        </w:rPr>
        <w:tab/>
        <w:t>}</w:t>
      </w:r>
    </w:p>
    <w:p w14:paraId="43D80418"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w:t>
      </w:r>
    </w:p>
    <w:p w14:paraId="5121E775" w14:textId="77777777" w:rsidR="00581AD0" w:rsidRPr="002D0D04" w:rsidRDefault="00581AD0" w:rsidP="00581AD0">
      <w:pPr>
        <w:rPr>
          <w:rFonts w:ascii="Times New Roman" w:hAnsi="Times New Roman" w:cs="Times New Roman"/>
        </w:rPr>
      </w:pPr>
      <w:r w:rsidRPr="002D0D04">
        <w:rPr>
          <w:rFonts w:ascii="Times New Roman" w:hAnsi="Times New Roman" w:cs="Times New Roman"/>
        </w:rPr>
        <w:tab/>
        <w:t>return;</w:t>
      </w:r>
    </w:p>
    <w:p w14:paraId="5B19F0FA" w14:textId="1CB94C12" w:rsidR="00B161C0" w:rsidRPr="002D0D04" w:rsidRDefault="00581AD0" w:rsidP="00581AD0">
      <w:pPr>
        <w:rPr>
          <w:rFonts w:ascii="Times New Roman" w:hAnsi="Times New Roman" w:cs="Times New Roman"/>
        </w:rPr>
      </w:pPr>
      <w:r w:rsidRPr="002D0D04">
        <w:rPr>
          <w:rFonts w:ascii="Times New Roman" w:hAnsi="Times New Roman" w:cs="Times New Roman"/>
        </w:rPr>
        <w:t>}</w:t>
      </w:r>
    </w:p>
    <w:p w14:paraId="358F3A64" w14:textId="77777777" w:rsidR="00B161C0" w:rsidRDefault="00B161C0">
      <w:pPr>
        <w:rPr>
          <w:rFonts w:ascii="Times New Roman" w:hAnsi="Times New Roman" w:cs="Times New Roman"/>
          <w:sz w:val="24"/>
          <w:szCs w:val="24"/>
        </w:rPr>
      </w:pPr>
    </w:p>
    <w:p w14:paraId="249429D1" w14:textId="77777777" w:rsidR="00B161C0" w:rsidRDefault="00B161C0">
      <w:pPr>
        <w:rPr>
          <w:rFonts w:ascii="Times New Roman" w:hAnsi="Times New Roman" w:cs="Times New Roman"/>
          <w:sz w:val="24"/>
          <w:szCs w:val="24"/>
        </w:rPr>
      </w:pPr>
    </w:p>
    <w:p w14:paraId="36656C97" w14:textId="77777777" w:rsidR="00B161C0" w:rsidRDefault="00B161C0">
      <w:pPr>
        <w:rPr>
          <w:rFonts w:ascii="Times New Roman" w:hAnsi="Times New Roman" w:cs="Times New Roman"/>
          <w:sz w:val="24"/>
          <w:szCs w:val="24"/>
        </w:rPr>
      </w:pPr>
    </w:p>
    <w:p w14:paraId="6179CAE4" w14:textId="77777777" w:rsidR="00B161C0" w:rsidRDefault="00B161C0">
      <w:pPr>
        <w:rPr>
          <w:rFonts w:ascii="Times New Roman" w:hAnsi="Times New Roman" w:cs="Times New Roman"/>
          <w:sz w:val="24"/>
          <w:szCs w:val="24"/>
        </w:rPr>
      </w:pPr>
    </w:p>
    <w:p w14:paraId="2265D3D3" w14:textId="77777777" w:rsidR="00B161C0" w:rsidRDefault="00B161C0">
      <w:pPr>
        <w:rPr>
          <w:rFonts w:ascii="Times New Roman" w:hAnsi="Times New Roman" w:cs="Times New Roman"/>
          <w:sz w:val="24"/>
          <w:szCs w:val="24"/>
        </w:rPr>
      </w:pPr>
    </w:p>
    <w:p w14:paraId="2CBD59E2" w14:textId="77777777" w:rsidR="00B161C0" w:rsidRDefault="00B161C0">
      <w:pPr>
        <w:rPr>
          <w:rFonts w:ascii="Times New Roman" w:hAnsi="Times New Roman" w:cs="Times New Roman"/>
          <w:sz w:val="24"/>
          <w:szCs w:val="24"/>
        </w:rPr>
      </w:pPr>
    </w:p>
    <w:p w14:paraId="39607181" w14:textId="77777777" w:rsidR="00B161C0" w:rsidRDefault="00B161C0">
      <w:pPr>
        <w:rPr>
          <w:rFonts w:ascii="Times New Roman" w:hAnsi="Times New Roman" w:cs="Times New Roman"/>
          <w:sz w:val="24"/>
          <w:szCs w:val="24"/>
        </w:rPr>
      </w:pPr>
    </w:p>
    <w:p w14:paraId="4A9BC808" w14:textId="77777777" w:rsidR="00B161C0" w:rsidRDefault="00B161C0">
      <w:pPr>
        <w:rPr>
          <w:rFonts w:ascii="Times New Roman" w:hAnsi="Times New Roman" w:cs="Times New Roman"/>
          <w:sz w:val="24"/>
          <w:szCs w:val="24"/>
        </w:rPr>
      </w:pPr>
    </w:p>
    <w:p w14:paraId="51A83037" w14:textId="77777777" w:rsidR="00B161C0" w:rsidRDefault="00B161C0">
      <w:pPr>
        <w:rPr>
          <w:rFonts w:ascii="Times New Roman" w:hAnsi="Times New Roman" w:cs="Times New Roman"/>
          <w:sz w:val="24"/>
          <w:szCs w:val="24"/>
        </w:rPr>
      </w:pPr>
    </w:p>
    <w:p w14:paraId="2EE230C0" w14:textId="77777777" w:rsidR="00B161C0" w:rsidRDefault="00B161C0">
      <w:pPr>
        <w:rPr>
          <w:rFonts w:ascii="Times New Roman" w:hAnsi="Times New Roman" w:cs="Times New Roman"/>
          <w:sz w:val="24"/>
          <w:szCs w:val="24"/>
        </w:rPr>
      </w:pPr>
    </w:p>
    <w:p w14:paraId="435FAB7A" w14:textId="77777777" w:rsidR="00B161C0" w:rsidRDefault="00B161C0">
      <w:pPr>
        <w:rPr>
          <w:rFonts w:ascii="Times New Roman" w:hAnsi="Times New Roman" w:cs="Times New Roman"/>
          <w:sz w:val="24"/>
          <w:szCs w:val="24"/>
        </w:rPr>
      </w:pPr>
    </w:p>
    <w:p w14:paraId="563B22B5" w14:textId="77777777" w:rsidR="003D4339" w:rsidRDefault="003D4339">
      <w:pPr>
        <w:rPr>
          <w:rFonts w:ascii="Times New Roman" w:hAnsi="Times New Roman" w:cs="Times New Roman"/>
          <w:sz w:val="24"/>
          <w:szCs w:val="24"/>
        </w:rPr>
      </w:pPr>
    </w:p>
    <w:p w14:paraId="466A4233" w14:textId="415656D3" w:rsidR="00E37029" w:rsidRDefault="00E37029" w:rsidP="00E37029">
      <w:pPr>
        <w:pStyle w:val="Heading2"/>
        <w:jc w:val="center"/>
      </w:pPr>
      <w:r>
        <w:lastRenderedPageBreak/>
        <w:t>3 SAMPLE OUTPUT</w:t>
      </w:r>
    </w:p>
    <w:p w14:paraId="23D30CA0" w14:textId="07E30C8C" w:rsidR="003D4339" w:rsidRPr="00E97C8E" w:rsidRDefault="006A47B5" w:rsidP="00863C5D">
      <w:pPr>
        <w:pStyle w:val="ListParagraph"/>
        <w:numPr>
          <w:ilvl w:val="1"/>
          <w:numId w:val="3"/>
        </w:numPr>
        <w:spacing w:line="360" w:lineRule="auto"/>
        <w:rPr>
          <w:rFonts w:ascii="Times New Roman" w:hAnsi="Times New Roman" w:cs="Times New Roman"/>
          <w:b/>
          <w:bCs/>
          <w:sz w:val="24"/>
          <w:szCs w:val="24"/>
        </w:rPr>
      </w:pPr>
      <w:r w:rsidRPr="00863C5D">
        <w:rPr>
          <w:rFonts w:ascii="Times New Roman" w:hAnsi="Times New Roman" w:cs="Times New Roman"/>
          <w:b/>
          <w:bCs/>
          <w:sz w:val="24"/>
          <w:szCs w:val="24"/>
        </w:rPr>
        <w:t xml:space="preserve">Module 1: </w:t>
      </w:r>
      <w:r w:rsidR="003D0720" w:rsidRPr="00863C5D">
        <w:rPr>
          <w:rFonts w:ascii="Times New Roman" w:hAnsi="Times New Roman" w:cs="Times New Roman"/>
          <w:b/>
          <w:bCs/>
          <w:sz w:val="24"/>
          <w:szCs w:val="24"/>
        </w:rPr>
        <w:t>Main</w:t>
      </w:r>
    </w:p>
    <w:p w14:paraId="3DF507B8" w14:textId="4D86215A" w:rsidR="00124717" w:rsidRPr="00586F31" w:rsidRDefault="00586F31" w:rsidP="00586F31">
      <w:pPr>
        <w:spacing w:line="360" w:lineRule="auto"/>
        <w:rPr>
          <w:rFonts w:ascii="Times New Roman" w:hAnsi="Times New Roman" w:cs="Times New Roman"/>
          <w:sz w:val="24"/>
          <w:szCs w:val="24"/>
        </w:rPr>
      </w:pPr>
      <w:r w:rsidRPr="00E10185">
        <w:rPr>
          <w:rFonts w:ascii="Times New Roman" w:hAnsi="Times New Roman" w:cs="Times New Roman"/>
          <w:noProof/>
          <w:sz w:val="24"/>
          <w:szCs w:val="24"/>
        </w:rPr>
        <w:drawing>
          <wp:anchor distT="0" distB="0" distL="114300" distR="114300" simplePos="0" relativeHeight="251658246" behindDoc="1" locked="0" layoutInCell="1" allowOverlap="1" wp14:anchorId="33416E0B" wp14:editId="53AA7638">
            <wp:simplePos x="0" y="0"/>
            <wp:positionH relativeFrom="margin">
              <wp:align>center</wp:align>
            </wp:positionH>
            <wp:positionV relativeFrom="paragraph">
              <wp:posOffset>816927</wp:posOffset>
            </wp:positionV>
            <wp:extent cx="5753100" cy="3173095"/>
            <wp:effectExtent l="0" t="0" r="0" b="8255"/>
            <wp:wrapTight wrapText="bothSides">
              <wp:wrapPolygon edited="0">
                <wp:start x="0" y="0"/>
                <wp:lineTo x="0" y="21527"/>
                <wp:lineTo x="21528" y="21527"/>
                <wp:lineTo x="21528"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53100" cy="3173095"/>
                    </a:xfrm>
                    <a:prstGeom prst="rect">
                      <a:avLst/>
                    </a:prstGeom>
                  </pic:spPr>
                </pic:pic>
              </a:graphicData>
            </a:graphic>
          </wp:anchor>
        </w:drawing>
      </w:r>
      <w:r w:rsidR="0074CC66" w:rsidRPr="76563432">
        <w:rPr>
          <w:rFonts w:ascii="Times New Roman" w:hAnsi="Times New Roman" w:cs="Times New Roman"/>
          <w:sz w:val="24"/>
          <w:szCs w:val="24"/>
        </w:rPr>
        <w:t>The program’s main menu</w:t>
      </w:r>
      <w:r w:rsidR="50D6B066" w:rsidRPr="76563432">
        <w:rPr>
          <w:rFonts w:ascii="Times New Roman" w:hAnsi="Times New Roman" w:cs="Times New Roman"/>
          <w:sz w:val="24"/>
          <w:szCs w:val="24"/>
        </w:rPr>
        <w:t xml:space="preserve"> for </w:t>
      </w:r>
      <w:r w:rsidR="49A78DFB" w:rsidRPr="76563432">
        <w:rPr>
          <w:rFonts w:ascii="Times New Roman" w:hAnsi="Times New Roman" w:cs="Times New Roman"/>
          <w:sz w:val="24"/>
          <w:szCs w:val="24"/>
        </w:rPr>
        <w:t>the Boulevard Service Apartment locker system. Inputtin</w:t>
      </w:r>
      <w:r w:rsidR="46E9D2FE" w:rsidRPr="76563432">
        <w:rPr>
          <w:rFonts w:ascii="Times New Roman" w:hAnsi="Times New Roman" w:cs="Times New Roman"/>
          <w:sz w:val="24"/>
          <w:szCs w:val="24"/>
        </w:rPr>
        <w:t xml:space="preserve">g </w:t>
      </w:r>
      <w:r w:rsidR="00072AB3">
        <w:rPr>
          <w:rFonts w:ascii="Times New Roman" w:hAnsi="Times New Roman" w:cs="Times New Roman"/>
          <w:sz w:val="24"/>
          <w:szCs w:val="24"/>
        </w:rPr>
        <w:t>‘</w:t>
      </w:r>
      <w:r w:rsidR="46E9D2FE" w:rsidRPr="76563432">
        <w:rPr>
          <w:rFonts w:ascii="Times New Roman" w:hAnsi="Times New Roman" w:cs="Times New Roman"/>
          <w:sz w:val="24"/>
          <w:szCs w:val="24"/>
        </w:rPr>
        <w:t>1</w:t>
      </w:r>
      <w:r w:rsidR="00072AB3">
        <w:rPr>
          <w:rFonts w:ascii="Times New Roman" w:hAnsi="Times New Roman" w:cs="Times New Roman"/>
          <w:sz w:val="24"/>
          <w:szCs w:val="24"/>
        </w:rPr>
        <w:t>’</w:t>
      </w:r>
      <w:r w:rsidR="46E9D2FE" w:rsidRPr="76563432">
        <w:rPr>
          <w:rFonts w:ascii="Times New Roman" w:hAnsi="Times New Roman" w:cs="Times New Roman"/>
          <w:sz w:val="24"/>
          <w:szCs w:val="24"/>
        </w:rPr>
        <w:t xml:space="preserve"> leads to</w:t>
      </w:r>
      <w:r w:rsidR="23574E7D" w:rsidRPr="76563432">
        <w:rPr>
          <w:rFonts w:ascii="Times New Roman" w:hAnsi="Times New Roman" w:cs="Times New Roman"/>
          <w:sz w:val="24"/>
          <w:szCs w:val="24"/>
        </w:rPr>
        <w:t xml:space="preserve"> the </w:t>
      </w:r>
      <w:r w:rsidR="00FC03DC">
        <w:rPr>
          <w:rFonts w:ascii="Times New Roman" w:hAnsi="Times New Roman" w:cs="Times New Roman"/>
          <w:sz w:val="24"/>
          <w:szCs w:val="24"/>
        </w:rPr>
        <w:t>parcel registration</w:t>
      </w:r>
      <w:r w:rsidR="23574E7D" w:rsidRPr="76563432">
        <w:rPr>
          <w:rFonts w:ascii="Times New Roman" w:hAnsi="Times New Roman" w:cs="Times New Roman"/>
          <w:sz w:val="24"/>
          <w:szCs w:val="24"/>
        </w:rPr>
        <w:t xml:space="preserve"> function, inputting </w:t>
      </w:r>
      <w:r w:rsidR="00430269">
        <w:rPr>
          <w:rFonts w:ascii="Times New Roman" w:hAnsi="Times New Roman" w:cs="Times New Roman"/>
          <w:sz w:val="24"/>
          <w:szCs w:val="24"/>
        </w:rPr>
        <w:t>‘</w:t>
      </w:r>
      <w:r w:rsidR="23574E7D" w:rsidRPr="76563432">
        <w:rPr>
          <w:rFonts w:ascii="Times New Roman" w:hAnsi="Times New Roman" w:cs="Times New Roman"/>
          <w:sz w:val="24"/>
          <w:szCs w:val="24"/>
        </w:rPr>
        <w:t>2</w:t>
      </w:r>
      <w:r w:rsidR="00430269">
        <w:rPr>
          <w:rFonts w:ascii="Times New Roman" w:hAnsi="Times New Roman" w:cs="Times New Roman"/>
          <w:sz w:val="24"/>
          <w:szCs w:val="24"/>
        </w:rPr>
        <w:t>’</w:t>
      </w:r>
      <w:r w:rsidR="23574E7D" w:rsidRPr="76563432">
        <w:rPr>
          <w:rFonts w:ascii="Times New Roman" w:hAnsi="Times New Roman" w:cs="Times New Roman"/>
          <w:sz w:val="24"/>
          <w:szCs w:val="24"/>
        </w:rPr>
        <w:t xml:space="preserve"> leads to the </w:t>
      </w:r>
      <w:r w:rsidR="00FC03DC">
        <w:rPr>
          <w:rFonts w:ascii="Times New Roman" w:hAnsi="Times New Roman" w:cs="Times New Roman"/>
          <w:sz w:val="24"/>
          <w:szCs w:val="24"/>
        </w:rPr>
        <w:t>resident page</w:t>
      </w:r>
      <w:r>
        <w:rPr>
          <w:rFonts w:ascii="Times New Roman" w:hAnsi="Times New Roman" w:cs="Times New Roman"/>
          <w:sz w:val="24"/>
          <w:szCs w:val="24"/>
        </w:rPr>
        <w:t xml:space="preserve"> function</w:t>
      </w:r>
      <w:r w:rsidR="23574E7D" w:rsidRPr="76563432">
        <w:rPr>
          <w:rFonts w:ascii="Times New Roman" w:hAnsi="Times New Roman" w:cs="Times New Roman"/>
          <w:sz w:val="24"/>
          <w:szCs w:val="24"/>
        </w:rPr>
        <w:t xml:space="preserve">, and inputting </w:t>
      </w:r>
      <w:r w:rsidR="00430269">
        <w:rPr>
          <w:rFonts w:ascii="Times New Roman" w:hAnsi="Times New Roman" w:cs="Times New Roman"/>
          <w:sz w:val="24"/>
          <w:szCs w:val="24"/>
        </w:rPr>
        <w:t>‘</w:t>
      </w:r>
      <w:r w:rsidR="23574E7D" w:rsidRPr="76563432">
        <w:rPr>
          <w:rFonts w:ascii="Times New Roman" w:hAnsi="Times New Roman" w:cs="Times New Roman"/>
          <w:sz w:val="24"/>
          <w:szCs w:val="24"/>
        </w:rPr>
        <w:t>3</w:t>
      </w:r>
      <w:r w:rsidR="00430269">
        <w:rPr>
          <w:rFonts w:ascii="Times New Roman" w:hAnsi="Times New Roman" w:cs="Times New Roman"/>
          <w:sz w:val="24"/>
          <w:szCs w:val="24"/>
        </w:rPr>
        <w:t>’</w:t>
      </w:r>
      <w:r w:rsidR="23574E7D" w:rsidRPr="76563432">
        <w:rPr>
          <w:rFonts w:ascii="Times New Roman" w:hAnsi="Times New Roman" w:cs="Times New Roman"/>
          <w:sz w:val="24"/>
          <w:szCs w:val="24"/>
        </w:rPr>
        <w:t xml:space="preserve"> exits the application</w:t>
      </w:r>
      <w:r>
        <w:rPr>
          <w:rFonts w:ascii="Times New Roman" w:hAnsi="Times New Roman" w:cs="Times New Roman"/>
          <w:sz w:val="24"/>
          <w:szCs w:val="24"/>
        </w:rPr>
        <w:t>.</w:t>
      </w:r>
    </w:p>
    <w:p w14:paraId="4B65E892" w14:textId="77777777" w:rsidR="000A34F1" w:rsidRDefault="000A34F1" w:rsidP="00586F31">
      <w:pPr>
        <w:spacing w:line="360" w:lineRule="auto"/>
        <w:jc w:val="center"/>
        <w:rPr>
          <w:rFonts w:ascii="Times New Roman" w:hAnsi="Times New Roman" w:cs="Times New Roman"/>
          <w:i/>
          <w:sz w:val="24"/>
          <w:szCs w:val="24"/>
        </w:rPr>
      </w:pPr>
    </w:p>
    <w:p w14:paraId="26C45720" w14:textId="77777777" w:rsidR="000A34F1" w:rsidRDefault="000A34F1" w:rsidP="00586F31">
      <w:pPr>
        <w:spacing w:line="360" w:lineRule="auto"/>
        <w:jc w:val="center"/>
        <w:rPr>
          <w:rFonts w:ascii="Times New Roman" w:hAnsi="Times New Roman" w:cs="Times New Roman"/>
          <w:i/>
          <w:sz w:val="24"/>
          <w:szCs w:val="24"/>
        </w:rPr>
      </w:pPr>
    </w:p>
    <w:p w14:paraId="5B29D542" w14:textId="77777777" w:rsidR="000A34F1" w:rsidRDefault="000A34F1" w:rsidP="00586F31">
      <w:pPr>
        <w:spacing w:line="360" w:lineRule="auto"/>
        <w:jc w:val="center"/>
        <w:rPr>
          <w:rFonts w:ascii="Times New Roman" w:hAnsi="Times New Roman" w:cs="Times New Roman"/>
          <w:i/>
          <w:sz w:val="24"/>
          <w:szCs w:val="24"/>
        </w:rPr>
      </w:pPr>
    </w:p>
    <w:p w14:paraId="3314AF6B" w14:textId="77777777" w:rsidR="000A34F1" w:rsidRDefault="000A34F1" w:rsidP="00586F31">
      <w:pPr>
        <w:spacing w:line="360" w:lineRule="auto"/>
        <w:jc w:val="center"/>
        <w:rPr>
          <w:rFonts w:ascii="Times New Roman" w:hAnsi="Times New Roman" w:cs="Times New Roman"/>
          <w:i/>
          <w:sz w:val="24"/>
          <w:szCs w:val="24"/>
        </w:rPr>
      </w:pPr>
    </w:p>
    <w:p w14:paraId="2E9FE46E" w14:textId="77777777" w:rsidR="000A34F1" w:rsidRDefault="000A34F1" w:rsidP="00586F31">
      <w:pPr>
        <w:spacing w:line="360" w:lineRule="auto"/>
        <w:jc w:val="center"/>
        <w:rPr>
          <w:rFonts w:ascii="Times New Roman" w:hAnsi="Times New Roman" w:cs="Times New Roman"/>
          <w:i/>
          <w:sz w:val="24"/>
          <w:szCs w:val="24"/>
        </w:rPr>
      </w:pPr>
    </w:p>
    <w:p w14:paraId="105585E9" w14:textId="77777777" w:rsidR="000A34F1" w:rsidRDefault="000A34F1" w:rsidP="00586F31">
      <w:pPr>
        <w:spacing w:line="360" w:lineRule="auto"/>
        <w:jc w:val="center"/>
        <w:rPr>
          <w:rFonts w:ascii="Times New Roman" w:hAnsi="Times New Roman" w:cs="Times New Roman"/>
          <w:i/>
          <w:sz w:val="24"/>
          <w:szCs w:val="24"/>
        </w:rPr>
      </w:pPr>
    </w:p>
    <w:p w14:paraId="3D8D10EB" w14:textId="77777777" w:rsidR="000A34F1" w:rsidRDefault="000A34F1" w:rsidP="00586F31">
      <w:pPr>
        <w:spacing w:line="360" w:lineRule="auto"/>
        <w:jc w:val="center"/>
        <w:rPr>
          <w:rFonts w:ascii="Times New Roman" w:hAnsi="Times New Roman" w:cs="Times New Roman"/>
          <w:i/>
          <w:sz w:val="24"/>
          <w:szCs w:val="24"/>
        </w:rPr>
      </w:pPr>
    </w:p>
    <w:p w14:paraId="7C3B6DB1" w14:textId="3BFEEB13" w:rsidR="00930AF4" w:rsidRDefault="00916A6E" w:rsidP="00586F31">
      <w:pPr>
        <w:spacing w:line="360" w:lineRule="auto"/>
        <w:jc w:val="center"/>
        <w:rPr>
          <w:rFonts w:ascii="Times New Roman" w:hAnsi="Times New Roman" w:cs="Times New Roman"/>
          <w:i/>
          <w:sz w:val="24"/>
          <w:szCs w:val="24"/>
        </w:rPr>
      </w:pPr>
      <w:r w:rsidRPr="00586F31">
        <w:rPr>
          <w:rFonts w:ascii="Times New Roman" w:hAnsi="Times New Roman" w:cs="Times New Roman"/>
          <w:i/>
          <w:sz w:val="24"/>
          <w:szCs w:val="24"/>
        </w:rPr>
        <w:t xml:space="preserve">Figure </w:t>
      </w:r>
      <w:r w:rsidR="002942BE" w:rsidRPr="00586F31">
        <w:rPr>
          <w:rFonts w:ascii="Times New Roman" w:hAnsi="Times New Roman" w:cs="Times New Roman"/>
          <w:i/>
          <w:sz w:val="24"/>
          <w:szCs w:val="24"/>
        </w:rPr>
        <w:t>3.1.1:</w:t>
      </w:r>
      <w:r w:rsidRPr="00586F31">
        <w:rPr>
          <w:rFonts w:ascii="Times New Roman" w:hAnsi="Times New Roman" w:cs="Times New Roman"/>
          <w:i/>
          <w:sz w:val="24"/>
          <w:szCs w:val="24"/>
        </w:rPr>
        <w:t xml:space="preserve"> Main M</w:t>
      </w:r>
      <w:r w:rsidR="00BB29CC" w:rsidRPr="00586F31">
        <w:rPr>
          <w:rFonts w:ascii="Times New Roman" w:hAnsi="Times New Roman" w:cs="Times New Roman"/>
          <w:i/>
          <w:sz w:val="24"/>
          <w:szCs w:val="24"/>
        </w:rPr>
        <w:t>e</w:t>
      </w:r>
      <w:r w:rsidRPr="00586F31">
        <w:rPr>
          <w:rFonts w:ascii="Times New Roman" w:hAnsi="Times New Roman" w:cs="Times New Roman"/>
          <w:i/>
          <w:sz w:val="24"/>
          <w:szCs w:val="24"/>
        </w:rPr>
        <w:t xml:space="preserve">nu with </w:t>
      </w:r>
      <w:r w:rsidR="004D7664" w:rsidRPr="00586F31">
        <w:rPr>
          <w:rFonts w:ascii="Times New Roman" w:hAnsi="Times New Roman" w:cs="Times New Roman"/>
          <w:i/>
          <w:sz w:val="24"/>
          <w:szCs w:val="24"/>
        </w:rPr>
        <w:t>3 Different Functions</w:t>
      </w:r>
    </w:p>
    <w:p w14:paraId="6564D80D" w14:textId="6F170FC0" w:rsidR="004B1989" w:rsidRDefault="004B1989" w:rsidP="2507C4AE">
      <w:pPr>
        <w:rPr>
          <w:rFonts w:ascii="Times New Roman" w:hAnsi="Times New Roman" w:cs="Times New Roman"/>
          <w:i/>
          <w:sz w:val="24"/>
          <w:szCs w:val="24"/>
        </w:rPr>
      </w:pPr>
    </w:p>
    <w:p w14:paraId="5DB468D7" w14:textId="6F170FC0" w:rsidR="004B1989" w:rsidRDefault="004B1989" w:rsidP="2507C4AE">
      <w:pPr>
        <w:rPr>
          <w:rFonts w:ascii="Times New Roman" w:hAnsi="Times New Roman" w:cs="Times New Roman"/>
          <w:i/>
          <w:sz w:val="24"/>
          <w:szCs w:val="24"/>
        </w:rPr>
      </w:pPr>
    </w:p>
    <w:p w14:paraId="077B1F78" w14:textId="6F170FC0" w:rsidR="004B1989" w:rsidRPr="00586F31" w:rsidRDefault="004B1989" w:rsidP="2507C4AE">
      <w:pPr>
        <w:rPr>
          <w:rFonts w:ascii="Times New Roman" w:hAnsi="Times New Roman" w:cs="Times New Roman"/>
          <w:i/>
          <w:sz w:val="24"/>
          <w:szCs w:val="24"/>
        </w:rPr>
      </w:pPr>
    </w:p>
    <w:p w14:paraId="684D7EC3" w14:textId="6F170FC0" w:rsidR="0074069E" w:rsidRDefault="0074069E" w:rsidP="2507C4AE">
      <w:pPr>
        <w:rPr>
          <w:rFonts w:ascii="Times New Roman" w:hAnsi="Times New Roman" w:cs="Times New Roman"/>
          <w:i/>
          <w:iCs/>
          <w:sz w:val="24"/>
          <w:szCs w:val="24"/>
        </w:rPr>
      </w:pPr>
      <w:r w:rsidRPr="2507C4AE">
        <w:rPr>
          <w:rFonts w:ascii="Times New Roman" w:hAnsi="Times New Roman" w:cs="Times New Roman"/>
          <w:i/>
          <w:iCs/>
          <w:sz w:val="24"/>
          <w:szCs w:val="24"/>
        </w:rPr>
        <w:br w:type="page"/>
      </w:r>
    </w:p>
    <w:p w14:paraId="40F9F790" w14:textId="1972E87B" w:rsidR="00124717" w:rsidRDefault="00124717" w:rsidP="0074069E">
      <w:pPr>
        <w:rPr>
          <w:rFonts w:ascii="Times New Roman" w:hAnsi="Times New Roman" w:cs="Times New Roman"/>
          <w:b/>
          <w:bCs/>
          <w:sz w:val="24"/>
          <w:szCs w:val="24"/>
        </w:rPr>
      </w:pPr>
      <w:r w:rsidRPr="00124717">
        <w:rPr>
          <w:rFonts w:ascii="Times New Roman" w:hAnsi="Times New Roman" w:cs="Times New Roman"/>
          <w:b/>
          <w:bCs/>
          <w:sz w:val="24"/>
          <w:szCs w:val="24"/>
        </w:rPr>
        <w:lastRenderedPageBreak/>
        <w:t>3.1.1 Main – Wrong Input</w:t>
      </w:r>
    </w:p>
    <w:p w14:paraId="1AA0356B" w14:textId="211B0ADE" w:rsidR="008C67EF" w:rsidRDefault="0018572B" w:rsidP="00124717">
      <w:pPr>
        <w:spacing w:line="360" w:lineRule="auto"/>
        <w:ind w:left="360"/>
        <w:rPr>
          <w:rFonts w:ascii="Times New Roman" w:hAnsi="Times New Roman" w:cs="Times New Roman"/>
          <w:sz w:val="24"/>
          <w:szCs w:val="24"/>
        </w:rPr>
      </w:pPr>
      <w:r w:rsidRPr="005CD2F9">
        <w:rPr>
          <w:rFonts w:ascii="Times New Roman" w:hAnsi="Times New Roman" w:cs="Times New Roman"/>
          <w:sz w:val="24"/>
          <w:szCs w:val="24"/>
        </w:rPr>
        <w:t>If</w:t>
      </w:r>
      <w:r w:rsidR="005A4A09" w:rsidRPr="005CD2F9">
        <w:rPr>
          <w:rFonts w:ascii="Times New Roman" w:hAnsi="Times New Roman" w:cs="Times New Roman"/>
          <w:sz w:val="24"/>
          <w:szCs w:val="24"/>
        </w:rPr>
        <w:t xml:space="preserve"> the character of choice entered by the user is incorrect, an invalid statement will be displayed. Users </w:t>
      </w:r>
      <w:r w:rsidRPr="005CD2F9">
        <w:rPr>
          <w:rFonts w:ascii="Times New Roman" w:hAnsi="Times New Roman" w:cs="Times New Roman"/>
          <w:sz w:val="24"/>
          <w:szCs w:val="24"/>
        </w:rPr>
        <w:t>can re-enter another character that is valid in the next try.</w:t>
      </w:r>
    </w:p>
    <w:p w14:paraId="2E0DF345" w14:textId="1FBAD0D8" w:rsidR="0018572B" w:rsidRDefault="0018572B" w:rsidP="00124717">
      <w:pPr>
        <w:spacing w:line="360" w:lineRule="auto"/>
        <w:ind w:left="360"/>
        <w:rPr>
          <w:rFonts w:ascii="Times New Roman" w:hAnsi="Times New Roman" w:cs="Times New Roman"/>
          <w:sz w:val="24"/>
          <w:szCs w:val="24"/>
        </w:rPr>
      </w:pPr>
      <w:r w:rsidRPr="005CD2F9">
        <w:rPr>
          <w:rFonts w:ascii="Times New Roman" w:hAnsi="Times New Roman" w:cs="Times New Roman"/>
          <w:sz w:val="24"/>
          <w:szCs w:val="24"/>
        </w:rPr>
        <w:t>Assumption: User inputs only characters that are integers</w:t>
      </w:r>
      <w:r w:rsidR="00241367">
        <w:rPr>
          <w:rFonts w:ascii="Times New Roman" w:hAnsi="Times New Roman" w:cs="Times New Roman"/>
          <w:sz w:val="24"/>
          <w:szCs w:val="24"/>
        </w:rPr>
        <w:t>.</w:t>
      </w:r>
    </w:p>
    <w:p w14:paraId="7C78AF50" w14:textId="211B0ADE" w:rsidR="00E10185" w:rsidRDefault="00633A7F" w:rsidP="006D55F3">
      <w:pPr>
        <w:spacing w:line="360" w:lineRule="auto"/>
        <w:ind w:left="360"/>
        <w:jc w:val="center"/>
        <w:rPr>
          <w:rFonts w:ascii="Times New Roman" w:hAnsi="Times New Roman" w:cs="Times New Roman"/>
          <w:b/>
          <w:bCs/>
          <w:sz w:val="24"/>
          <w:szCs w:val="24"/>
        </w:rPr>
      </w:pPr>
      <w:r>
        <w:rPr>
          <w:noProof/>
        </w:rPr>
        <w:drawing>
          <wp:anchor distT="0" distB="0" distL="114300" distR="114300" simplePos="0" relativeHeight="251658241" behindDoc="1" locked="0" layoutInCell="1" allowOverlap="1" wp14:anchorId="14E8397A" wp14:editId="3D673B01">
            <wp:simplePos x="0" y="0"/>
            <wp:positionH relativeFrom="column">
              <wp:posOffset>750570</wp:posOffset>
            </wp:positionH>
            <wp:positionV relativeFrom="paragraph">
              <wp:posOffset>85090</wp:posOffset>
            </wp:positionV>
            <wp:extent cx="5274310" cy="2884170"/>
            <wp:effectExtent l="0" t="0" r="2540" b="0"/>
            <wp:wrapTight wrapText="bothSides">
              <wp:wrapPolygon edited="0">
                <wp:start x="0" y="0"/>
                <wp:lineTo x="0" y="21400"/>
                <wp:lineTo x="21532" y="21400"/>
                <wp:lineTo x="21532" y="0"/>
                <wp:lineTo x="0" y="0"/>
              </wp:wrapPolygon>
            </wp:wrapTight>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14:sizeRelH relativeFrom="margin">
              <wp14:pctWidth>0</wp14:pctWidth>
            </wp14:sizeRelH>
            <wp14:sizeRelV relativeFrom="margin">
              <wp14:pctHeight>0</wp14:pctHeight>
            </wp14:sizeRelV>
          </wp:anchor>
        </w:drawing>
      </w:r>
    </w:p>
    <w:p w14:paraId="6388FCE3" w14:textId="77777777" w:rsidR="00633A7F" w:rsidRDefault="0018572B" w:rsidP="00633A7F">
      <w:pPr>
        <w:spacing w:line="360" w:lineRule="auto"/>
        <w:ind w:left="216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633A7F">
        <w:rPr>
          <w:rFonts w:ascii="Times New Roman" w:hAnsi="Times New Roman" w:cs="Times New Roman"/>
          <w:b/>
          <w:bCs/>
          <w:sz w:val="24"/>
          <w:szCs w:val="24"/>
        </w:rPr>
        <w:tab/>
      </w:r>
      <w:r w:rsidR="00633A7F">
        <w:rPr>
          <w:rFonts w:ascii="Times New Roman" w:hAnsi="Times New Roman" w:cs="Times New Roman"/>
          <w:b/>
          <w:bCs/>
          <w:sz w:val="24"/>
          <w:szCs w:val="24"/>
        </w:rPr>
        <w:tab/>
      </w:r>
      <w:r w:rsidR="00633A7F">
        <w:rPr>
          <w:rFonts w:ascii="Times New Roman" w:hAnsi="Times New Roman" w:cs="Times New Roman"/>
          <w:b/>
          <w:bCs/>
          <w:sz w:val="24"/>
          <w:szCs w:val="24"/>
        </w:rPr>
        <w:tab/>
        <w:t xml:space="preserve"> </w:t>
      </w:r>
    </w:p>
    <w:p w14:paraId="3E4531A5" w14:textId="77777777" w:rsidR="00633A7F" w:rsidRDefault="00633A7F" w:rsidP="00633A7F">
      <w:pPr>
        <w:spacing w:line="360" w:lineRule="auto"/>
        <w:ind w:left="2160"/>
        <w:rPr>
          <w:rFonts w:ascii="Times New Roman" w:hAnsi="Times New Roman" w:cs="Times New Roman"/>
          <w:b/>
          <w:bCs/>
          <w:sz w:val="24"/>
          <w:szCs w:val="24"/>
        </w:rPr>
      </w:pPr>
    </w:p>
    <w:p w14:paraId="129CBBEB" w14:textId="77777777" w:rsidR="00633A7F" w:rsidRDefault="00633A7F" w:rsidP="00633A7F">
      <w:pPr>
        <w:spacing w:line="360" w:lineRule="auto"/>
        <w:ind w:left="2160"/>
        <w:rPr>
          <w:rFonts w:ascii="Times New Roman" w:hAnsi="Times New Roman" w:cs="Times New Roman"/>
          <w:b/>
          <w:bCs/>
          <w:sz w:val="24"/>
          <w:szCs w:val="24"/>
        </w:rPr>
      </w:pPr>
    </w:p>
    <w:p w14:paraId="50321C2D" w14:textId="77777777" w:rsidR="000A34F1" w:rsidRDefault="000A34F1" w:rsidP="00633A7F">
      <w:pPr>
        <w:spacing w:line="360" w:lineRule="auto"/>
        <w:ind w:left="2160"/>
        <w:rPr>
          <w:rFonts w:ascii="Times New Roman" w:hAnsi="Times New Roman" w:cs="Times New Roman"/>
          <w:i/>
          <w:sz w:val="24"/>
          <w:szCs w:val="24"/>
        </w:rPr>
      </w:pPr>
    </w:p>
    <w:p w14:paraId="690AB0E7" w14:textId="6214BA0B" w:rsidR="00124717" w:rsidRDefault="0018572B" w:rsidP="00633A7F">
      <w:pPr>
        <w:spacing w:line="360" w:lineRule="auto"/>
        <w:ind w:left="2160"/>
        <w:rPr>
          <w:rFonts w:ascii="Times New Roman" w:hAnsi="Times New Roman" w:cs="Times New Roman"/>
          <w:i/>
          <w:sz w:val="24"/>
          <w:szCs w:val="24"/>
        </w:rPr>
      </w:pPr>
      <w:r w:rsidRPr="00E242E7">
        <w:rPr>
          <w:rFonts w:ascii="Times New Roman" w:hAnsi="Times New Roman" w:cs="Times New Roman"/>
          <w:i/>
          <w:sz w:val="24"/>
          <w:szCs w:val="24"/>
        </w:rPr>
        <w:t>Figure 3.1.</w:t>
      </w:r>
      <w:r w:rsidR="00916A6E" w:rsidRPr="00E242E7">
        <w:rPr>
          <w:rFonts w:ascii="Times New Roman" w:hAnsi="Times New Roman" w:cs="Times New Roman"/>
          <w:i/>
          <w:sz w:val="24"/>
          <w:szCs w:val="24"/>
        </w:rPr>
        <w:t xml:space="preserve">2: </w:t>
      </w:r>
      <w:r w:rsidR="006C7FBD" w:rsidRPr="00E242E7">
        <w:rPr>
          <w:rFonts w:ascii="Times New Roman" w:hAnsi="Times New Roman" w:cs="Times New Roman"/>
          <w:i/>
          <w:sz w:val="24"/>
          <w:szCs w:val="24"/>
        </w:rPr>
        <w:t>Wrong Input Character Entered by Use</w:t>
      </w:r>
      <w:r w:rsidR="004B1989">
        <w:rPr>
          <w:rFonts w:ascii="Times New Roman" w:hAnsi="Times New Roman" w:cs="Times New Roman"/>
          <w:i/>
          <w:sz w:val="24"/>
          <w:szCs w:val="24"/>
        </w:rPr>
        <w:t>r</w:t>
      </w:r>
    </w:p>
    <w:p w14:paraId="0C2D13B9" w14:textId="6F170FC0" w:rsidR="004B1989" w:rsidRPr="00633A7F" w:rsidRDefault="004B1989" w:rsidP="00633A7F">
      <w:pPr>
        <w:spacing w:line="360" w:lineRule="auto"/>
        <w:ind w:left="2160"/>
        <w:rPr>
          <w:rFonts w:ascii="Times New Roman" w:hAnsi="Times New Roman" w:cs="Times New Roman"/>
          <w:i/>
          <w:sz w:val="24"/>
          <w:szCs w:val="24"/>
        </w:rPr>
      </w:pPr>
    </w:p>
    <w:p w14:paraId="5937EBFF" w14:textId="6F170FC0" w:rsidR="0074069E" w:rsidRDefault="0074069E">
      <w:pPr>
        <w:rPr>
          <w:rFonts w:ascii="Times New Roman" w:hAnsi="Times New Roman" w:cs="Times New Roman"/>
          <w:b/>
          <w:bCs/>
          <w:sz w:val="24"/>
          <w:szCs w:val="24"/>
        </w:rPr>
      </w:pPr>
      <w:r w:rsidRPr="2507C4AE">
        <w:rPr>
          <w:rFonts w:ascii="Times New Roman" w:hAnsi="Times New Roman" w:cs="Times New Roman"/>
          <w:b/>
          <w:bCs/>
          <w:sz w:val="24"/>
          <w:szCs w:val="24"/>
        </w:rPr>
        <w:br w:type="page"/>
      </w:r>
    </w:p>
    <w:p w14:paraId="296878FE" w14:textId="0004F502" w:rsidR="00B82A22" w:rsidRDefault="006A47B5" w:rsidP="006A47B5">
      <w:pPr>
        <w:spacing w:line="360" w:lineRule="auto"/>
        <w:rPr>
          <w:rFonts w:ascii="Times New Roman" w:hAnsi="Times New Roman" w:cs="Times New Roman"/>
          <w:b/>
          <w:bCs/>
          <w:sz w:val="24"/>
          <w:szCs w:val="24"/>
        </w:rPr>
      </w:pPr>
      <w:r w:rsidRPr="00E97C8E">
        <w:rPr>
          <w:rFonts w:ascii="Times New Roman" w:hAnsi="Times New Roman" w:cs="Times New Roman"/>
          <w:b/>
          <w:bCs/>
          <w:sz w:val="24"/>
          <w:szCs w:val="24"/>
        </w:rPr>
        <w:lastRenderedPageBreak/>
        <w:t xml:space="preserve">3.2 Module 2: </w:t>
      </w:r>
      <w:r w:rsidR="003D0720">
        <w:rPr>
          <w:rFonts w:ascii="Times New Roman" w:hAnsi="Times New Roman" w:cs="Times New Roman"/>
          <w:b/>
          <w:bCs/>
          <w:sz w:val="24"/>
          <w:szCs w:val="24"/>
        </w:rPr>
        <w:t>Resident Page</w:t>
      </w:r>
    </w:p>
    <w:p w14:paraId="7CF3E859" w14:textId="7AE62519" w:rsidR="00AF6366" w:rsidRDefault="008C4CA0" w:rsidP="008C4CA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Entering option ‘2’ </w:t>
      </w:r>
      <w:r w:rsidR="001D6BC6">
        <w:rPr>
          <w:rFonts w:ascii="Times New Roman" w:hAnsi="Times New Roman" w:cs="Times New Roman"/>
          <w:sz w:val="24"/>
          <w:szCs w:val="24"/>
        </w:rPr>
        <w:t>to select the “Resident” in the Main Menu</w:t>
      </w:r>
      <w:r w:rsidR="00513101">
        <w:rPr>
          <w:rFonts w:ascii="Times New Roman" w:hAnsi="Times New Roman" w:cs="Times New Roman"/>
          <w:sz w:val="24"/>
          <w:szCs w:val="24"/>
        </w:rPr>
        <w:t>.</w:t>
      </w:r>
    </w:p>
    <w:p w14:paraId="3F55D50E" w14:textId="27454741" w:rsidR="007F45AD" w:rsidRDefault="007F45AD" w:rsidP="006D55F3">
      <w:pPr>
        <w:spacing w:line="360" w:lineRule="auto"/>
        <w:ind w:left="360"/>
        <w:jc w:val="center"/>
        <w:rPr>
          <w:rFonts w:ascii="Times New Roman" w:hAnsi="Times New Roman" w:cs="Times New Roman"/>
          <w:sz w:val="24"/>
          <w:szCs w:val="24"/>
        </w:rPr>
      </w:pPr>
      <w:r w:rsidRPr="007F45AD">
        <w:rPr>
          <w:rFonts w:ascii="Times New Roman" w:hAnsi="Times New Roman" w:cs="Times New Roman"/>
          <w:noProof/>
          <w:sz w:val="24"/>
          <w:szCs w:val="24"/>
        </w:rPr>
        <w:drawing>
          <wp:inline distT="0" distB="0" distL="0" distR="0" wp14:anchorId="27CB3E57" wp14:editId="5E5EC0C6">
            <wp:extent cx="5537200" cy="3162347"/>
            <wp:effectExtent l="0" t="0" r="635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2"/>
                    <a:stretch>
                      <a:fillRect/>
                    </a:stretch>
                  </pic:blipFill>
                  <pic:spPr>
                    <a:xfrm>
                      <a:off x="0" y="0"/>
                      <a:ext cx="5542136" cy="3165166"/>
                    </a:xfrm>
                    <a:prstGeom prst="rect">
                      <a:avLst/>
                    </a:prstGeom>
                  </pic:spPr>
                </pic:pic>
              </a:graphicData>
            </a:graphic>
          </wp:inline>
        </w:drawing>
      </w:r>
    </w:p>
    <w:p w14:paraId="40E9BEBC" w14:textId="37A7E3D8" w:rsidR="0094592B" w:rsidRDefault="0094592B" w:rsidP="005C26C5">
      <w:pPr>
        <w:spacing w:line="360" w:lineRule="auto"/>
        <w:ind w:left="360"/>
        <w:jc w:val="center"/>
        <w:rPr>
          <w:rFonts w:ascii="Times New Roman" w:hAnsi="Times New Roman" w:cs="Times New Roman"/>
          <w:i/>
          <w:sz w:val="24"/>
          <w:szCs w:val="24"/>
        </w:rPr>
      </w:pPr>
      <w:r w:rsidRPr="00E242E7">
        <w:rPr>
          <w:rFonts w:ascii="Times New Roman" w:hAnsi="Times New Roman" w:cs="Times New Roman"/>
          <w:i/>
          <w:sz w:val="24"/>
          <w:szCs w:val="24"/>
        </w:rPr>
        <w:t xml:space="preserve">Figure 3.2.1: </w:t>
      </w:r>
      <w:r w:rsidR="006843CD" w:rsidRPr="00E242E7">
        <w:rPr>
          <w:rFonts w:ascii="Times New Roman" w:hAnsi="Times New Roman" w:cs="Times New Roman"/>
          <w:i/>
          <w:sz w:val="24"/>
          <w:szCs w:val="24"/>
        </w:rPr>
        <w:t xml:space="preserve">User selecting the </w:t>
      </w:r>
      <w:r w:rsidR="005C26C5">
        <w:rPr>
          <w:rFonts w:ascii="Times New Roman" w:hAnsi="Times New Roman" w:cs="Times New Roman"/>
          <w:i/>
          <w:sz w:val="24"/>
          <w:szCs w:val="24"/>
        </w:rPr>
        <w:t>resident page</w:t>
      </w:r>
      <w:r w:rsidR="006843CD" w:rsidRPr="00E242E7">
        <w:rPr>
          <w:rFonts w:ascii="Times New Roman" w:hAnsi="Times New Roman" w:cs="Times New Roman"/>
          <w:i/>
          <w:sz w:val="24"/>
          <w:szCs w:val="24"/>
        </w:rPr>
        <w:t xml:space="preserve"> function</w:t>
      </w:r>
    </w:p>
    <w:p w14:paraId="555BC936" w14:textId="77777777" w:rsidR="00241367" w:rsidRDefault="00241367" w:rsidP="00241367">
      <w:pPr>
        <w:spacing w:line="360" w:lineRule="auto"/>
        <w:ind w:left="360"/>
        <w:rPr>
          <w:rFonts w:ascii="Times New Roman" w:hAnsi="Times New Roman" w:cs="Times New Roman"/>
          <w:i/>
          <w:sz w:val="24"/>
          <w:szCs w:val="24"/>
        </w:rPr>
      </w:pPr>
    </w:p>
    <w:p w14:paraId="13449DFD" w14:textId="77777777" w:rsidR="00241367" w:rsidRDefault="00241367" w:rsidP="00241367">
      <w:pPr>
        <w:spacing w:line="360" w:lineRule="auto"/>
        <w:ind w:left="360"/>
        <w:rPr>
          <w:rFonts w:ascii="Times New Roman" w:hAnsi="Times New Roman" w:cs="Times New Roman"/>
          <w:i/>
          <w:sz w:val="24"/>
          <w:szCs w:val="24"/>
        </w:rPr>
      </w:pPr>
    </w:p>
    <w:p w14:paraId="575F8C62" w14:textId="77777777" w:rsidR="00241367" w:rsidRPr="00241367" w:rsidRDefault="00241367" w:rsidP="00241367">
      <w:pPr>
        <w:spacing w:line="360" w:lineRule="auto"/>
        <w:ind w:left="360"/>
        <w:rPr>
          <w:rFonts w:ascii="Times New Roman" w:hAnsi="Times New Roman" w:cs="Times New Roman"/>
          <w:i/>
          <w:sz w:val="24"/>
          <w:szCs w:val="24"/>
        </w:rPr>
      </w:pPr>
    </w:p>
    <w:p w14:paraId="0F393852" w14:textId="66BEB308" w:rsidR="001D6BC6" w:rsidRDefault="001D6BC6" w:rsidP="007F45AD">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After pressing the </w:t>
      </w:r>
      <w:r w:rsidR="006C28EB">
        <w:rPr>
          <w:rFonts w:ascii="Times New Roman" w:hAnsi="Times New Roman" w:cs="Times New Roman"/>
          <w:sz w:val="24"/>
          <w:szCs w:val="24"/>
        </w:rPr>
        <w:t>‘</w:t>
      </w:r>
      <w:r>
        <w:rPr>
          <w:rFonts w:ascii="Times New Roman" w:hAnsi="Times New Roman" w:cs="Times New Roman"/>
          <w:sz w:val="24"/>
          <w:szCs w:val="24"/>
        </w:rPr>
        <w:t>Enter</w:t>
      </w:r>
      <w:r w:rsidR="006C28EB">
        <w:rPr>
          <w:rFonts w:ascii="Times New Roman" w:hAnsi="Times New Roman" w:cs="Times New Roman"/>
          <w:sz w:val="24"/>
          <w:szCs w:val="24"/>
        </w:rPr>
        <w:t>’</w:t>
      </w:r>
      <w:r>
        <w:rPr>
          <w:rFonts w:ascii="Times New Roman" w:hAnsi="Times New Roman" w:cs="Times New Roman"/>
          <w:sz w:val="24"/>
          <w:szCs w:val="24"/>
        </w:rPr>
        <w:t xml:space="preserve"> key, </w:t>
      </w:r>
      <w:r w:rsidR="00167033">
        <w:rPr>
          <w:rFonts w:ascii="Times New Roman" w:hAnsi="Times New Roman" w:cs="Times New Roman"/>
          <w:sz w:val="24"/>
          <w:szCs w:val="24"/>
        </w:rPr>
        <w:t xml:space="preserve">the resident </w:t>
      </w:r>
      <w:r w:rsidR="003A07F5">
        <w:rPr>
          <w:rFonts w:ascii="Times New Roman" w:hAnsi="Times New Roman" w:cs="Times New Roman"/>
          <w:sz w:val="24"/>
          <w:szCs w:val="24"/>
        </w:rPr>
        <w:t>can enter the option</w:t>
      </w:r>
      <w:r w:rsidR="0094592B">
        <w:rPr>
          <w:rFonts w:ascii="Times New Roman" w:hAnsi="Times New Roman" w:cs="Times New Roman"/>
          <w:sz w:val="24"/>
          <w:szCs w:val="24"/>
        </w:rPr>
        <w:t xml:space="preserve"> of</w:t>
      </w:r>
      <w:r w:rsidR="00167033">
        <w:rPr>
          <w:rFonts w:ascii="Times New Roman" w:hAnsi="Times New Roman" w:cs="Times New Roman"/>
          <w:sz w:val="24"/>
          <w:szCs w:val="24"/>
        </w:rPr>
        <w:t xml:space="preserve"> either of these three listed functions</w:t>
      </w:r>
      <w:r w:rsidR="00513101">
        <w:rPr>
          <w:rFonts w:ascii="Times New Roman" w:hAnsi="Times New Roman" w:cs="Times New Roman"/>
          <w:sz w:val="24"/>
          <w:szCs w:val="24"/>
        </w:rPr>
        <w:t>.</w:t>
      </w:r>
    </w:p>
    <w:p w14:paraId="61FDC621" w14:textId="0BE0F077" w:rsidR="007F45AD" w:rsidRDefault="00337C59" w:rsidP="006D55F3">
      <w:pPr>
        <w:spacing w:line="360" w:lineRule="auto"/>
        <w:ind w:left="360"/>
        <w:jc w:val="center"/>
        <w:rPr>
          <w:rFonts w:ascii="Times New Roman" w:hAnsi="Times New Roman" w:cs="Times New Roman"/>
          <w:sz w:val="24"/>
          <w:szCs w:val="24"/>
        </w:rPr>
      </w:pPr>
      <w:r>
        <w:rPr>
          <w:noProof/>
        </w:rPr>
        <w:drawing>
          <wp:inline distT="0" distB="0" distL="0" distR="0" wp14:anchorId="39E7DCA0" wp14:editId="1BE499C9">
            <wp:extent cx="4833257" cy="2799534"/>
            <wp:effectExtent l="0" t="0" r="5715"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39886" cy="2803374"/>
                    </a:xfrm>
                    <a:prstGeom prst="rect">
                      <a:avLst/>
                    </a:prstGeom>
                  </pic:spPr>
                </pic:pic>
              </a:graphicData>
            </a:graphic>
          </wp:inline>
        </w:drawing>
      </w:r>
    </w:p>
    <w:p w14:paraId="1C36CBC7" w14:textId="385A0A63" w:rsidR="00EC3C1C" w:rsidRPr="00E242E7" w:rsidRDefault="006843CD" w:rsidP="007F45AD">
      <w:pPr>
        <w:spacing w:line="360" w:lineRule="auto"/>
        <w:ind w:left="360"/>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242E7">
        <w:rPr>
          <w:rFonts w:ascii="Times New Roman" w:hAnsi="Times New Roman" w:cs="Times New Roman"/>
          <w:i/>
          <w:sz w:val="24"/>
          <w:szCs w:val="24"/>
        </w:rPr>
        <w:t>Figure 3.2.2: Displaying three different functions</w:t>
      </w:r>
    </w:p>
    <w:p w14:paraId="17508653" w14:textId="580658B5" w:rsidR="006F7768" w:rsidRPr="00060A0E" w:rsidRDefault="4142223D" w:rsidP="00060A0E">
      <w:pPr>
        <w:pStyle w:val="ListParagraph"/>
        <w:numPr>
          <w:ilvl w:val="1"/>
          <w:numId w:val="6"/>
        </w:numPr>
        <w:spacing w:line="360" w:lineRule="auto"/>
        <w:rPr>
          <w:rFonts w:ascii="Times New Roman" w:hAnsi="Times New Roman" w:cs="Times New Roman"/>
          <w:b/>
          <w:bCs/>
          <w:sz w:val="24"/>
          <w:szCs w:val="24"/>
        </w:rPr>
      </w:pPr>
      <w:r w:rsidRPr="00060A0E">
        <w:rPr>
          <w:rFonts w:ascii="Times New Roman" w:hAnsi="Times New Roman" w:cs="Times New Roman"/>
          <w:b/>
          <w:bCs/>
          <w:sz w:val="24"/>
          <w:szCs w:val="24"/>
        </w:rPr>
        <w:lastRenderedPageBreak/>
        <w:t>Module 3: Resident Registration</w:t>
      </w:r>
    </w:p>
    <w:p w14:paraId="71F85ABA" w14:textId="7DB12B09" w:rsidR="004F768F" w:rsidRPr="004F768F" w:rsidRDefault="004F768F" w:rsidP="004F768F">
      <w:pPr>
        <w:pStyle w:val="ListParagraph"/>
        <w:spacing w:line="360" w:lineRule="auto"/>
        <w:ind w:left="360"/>
        <w:rPr>
          <w:rFonts w:ascii="Calibri" w:eastAsia="Calibri" w:hAnsi="Calibri" w:cs="Arial"/>
        </w:rPr>
      </w:pPr>
      <w:r>
        <w:rPr>
          <w:rFonts w:ascii="Times New Roman" w:hAnsi="Times New Roman" w:cs="Times New Roman"/>
          <w:sz w:val="24"/>
          <w:szCs w:val="24"/>
        </w:rPr>
        <w:t xml:space="preserve">      </w:t>
      </w:r>
      <w:r w:rsidR="6149DF50" w:rsidRPr="0D8F8F89">
        <w:rPr>
          <w:rFonts w:ascii="Times New Roman" w:hAnsi="Times New Roman" w:cs="Times New Roman"/>
          <w:sz w:val="24"/>
          <w:szCs w:val="24"/>
        </w:rPr>
        <w:t xml:space="preserve">Entering option ‘1’ to select the “Registration” </w:t>
      </w:r>
      <w:r w:rsidR="005647C1">
        <w:rPr>
          <w:rFonts w:ascii="Times New Roman" w:hAnsi="Times New Roman" w:cs="Times New Roman"/>
          <w:sz w:val="24"/>
          <w:szCs w:val="24"/>
        </w:rPr>
        <w:t>in the resident page.</w:t>
      </w:r>
    </w:p>
    <w:p w14:paraId="7462D5C8" w14:textId="21110FB6" w:rsidR="76563432" w:rsidRDefault="004F768F" w:rsidP="0D8F8F89">
      <w:pPr>
        <w:spacing w:line="360" w:lineRule="auto"/>
        <w:ind w:firstLine="720"/>
        <w:rPr>
          <w:rFonts w:ascii="Calibri" w:eastAsia="Calibri" w:hAnsi="Calibri" w:cs="Arial"/>
        </w:rPr>
      </w:pPr>
      <w:r w:rsidRPr="00AB679A">
        <w:rPr>
          <w:rFonts w:ascii="Times New Roman" w:hAnsi="Times New Roman" w:cs="Times New Roman"/>
          <w:b/>
          <w:bCs/>
          <w:noProof/>
          <w:sz w:val="24"/>
          <w:szCs w:val="24"/>
        </w:rPr>
        <w:drawing>
          <wp:inline distT="0" distB="0" distL="0" distR="0" wp14:anchorId="15ED00BB" wp14:editId="0DCA417D">
            <wp:extent cx="5497286" cy="3134434"/>
            <wp:effectExtent l="0" t="0" r="8255" b="889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99035" cy="3135431"/>
                    </a:xfrm>
                    <a:prstGeom prst="rect">
                      <a:avLst/>
                    </a:prstGeom>
                  </pic:spPr>
                </pic:pic>
              </a:graphicData>
            </a:graphic>
          </wp:inline>
        </w:drawing>
      </w:r>
    </w:p>
    <w:p w14:paraId="1F3590E4" w14:textId="290E6318" w:rsidR="005647C1" w:rsidRDefault="0067512F" w:rsidP="005C26C5">
      <w:pPr>
        <w:tabs>
          <w:tab w:val="left" w:pos="2503"/>
        </w:tabs>
        <w:spacing w:line="360" w:lineRule="auto"/>
        <w:jc w:val="center"/>
        <w:rPr>
          <w:rFonts w:ascii="Times New Roman" w:eastAsia="Calibri" w:hAnsi="Times New Roman" w:cs="Times New Roman"/>
          <w:i/>
          <w:iCs/>
          <w:sz w:val="24"/>
          <w:szCs w:val="24"/>
        </w:rPr>
      </w:pPr>
      <w:r w:rsidRPr="005025FE">
        <w:rPr>
          <w:rFonts w:ascii="Times New Roman" w:eastAsia="Calibri" w:hAnsi="Times New Roman" w:cs="Times New Roman"/>
          <w:i/>
          <w:iCs/>
          <w:sz w:val="24"/>
          <w:szCs w:val="24"/>
        </w:rPr>
        <w:t>Figure 3.</w:t>
      </w:r>
      <w:r w:rsidR="002A1F30">
        <w:rPr>
          <w:rFonts w:ascii="Times New Roman" w:eastAsia="Calibri" w:hAnsi="Times New Roman" w:cs="Times New Roman"/>
          <w:i/>
          <w:iCs/>
          <w:sz w:val="24"/>
          <w:szCs w:val="24"/>
        </w:rPr>
        <w:t>2</w:t>
      </w:r>
      <w:r w:rsidR="007C7726" w:rsidRPr="005025FE">
        <w:rPr>
          <w:rFonts w:ascii="Times New Roman" w:eastAsia="Calibri" w:hAnsi="Times New Roman" w:cs="Times New Roman"/>
          <w:i/>
          <w:iCs/>
          <w:sz w:val="24"/>
          <w:szCs w:val="24"/>
        </w:rPr>
        <w:t>.3 User selecting the</w:t>
      </w:r>
      <w:r w:rsidR="005C26C5">
        <w:rPr>
          <w:rFonts w:ascii="Times New Roman" w:eastAsia="Calibri" w:hAnsi="Times New Roman" w:cs="Times New Roman"/>
          <w:i/>
          <w:iCs/>
          <w:sz w:val="24"/>
          <w:szCs w:val="24"/>
        </w:rPr>
        <w:t xml:space="preserve"> resident</w:t>
      </w:r>
      <w:r w:rsidR="007C7726" w:rsidRPr="005025FE">
        <w:rPr>
          <w:rFonts w:ascii="Times New Roman" w:eastAsia="Calibri" w:hAnsi="Times New Roman" w:cs="Times New Roman"/>
          <w:i/>
          <w:iCs/>
          <w:sz w:val="24"/>
          <w:szCs w:val="24"/>
        </w:rPr>
        <w:t xml:space="preserve"> registration function.</w:t>
      </w:r>
    </w:p>
    <w:p w14:paraId="4F4CF922" w14:textId="77777777" w:rsidR="00241367" w:rsidRDefault="00241367" w:rsidP="0067512F">
      <w:pPr>
        <w:tabs>
          <w:tab w:val="left" w:pos="2503"/>
        </w:tabs>
        <w:spacing w:line="360" w:lineRule="auto"/>
        <w:rPr>
          <w:rFonts w:ascii="Times New Roman" w:eastAsia="Calibri" w:hAnsi="Times New Roman" w:cs="Times New Roman"/>
          <w:i/>
          <w:iCs/>
          <w:sz w:val="24"/>
          <w:szCs w:val="24"/>
        </w:rPr>
      </w:pPr>
    </w:p>
    <w:p w14:paraId="7BC63212" w14:textId="77777777" w:rsidR="00241367" w:rsidRDefault="00241367" w:rsidP="0067512F">
      <w:pPr>
        <w:tabs>
          <w:tab w:val="left" w:pos="2503"/>
        </w:tabs>
        <w:spacing w:line="360" w:lineRule="auto"/>
        <w:rPr>
          <w:rFonts w:ascii="Times New Roman" w:eastAsia="Calibri" w:hAnsi="Times New Roman" w:cs="Times New Roman"/>
          <w:i/>
          <w:iCs/>
          <w:sz w:val="24"/>
          <w:szCs w:val="24"/>
        </w:rPr>
      </w:pPr>
    </w:p>
    <w:p w14:paraId="10CA69B7" w14:textId="7CD24F08" w:rsidR="005647C1" w:rsidRDefault="005647C1" w:rsidP="005647C1">
      <w:pPr>
        <w:tabs>
          <w:tab w:val="left" w:pos="2503"/>
        </w:tabs>
        <w:spacing w:line="360" w:lineRule="auto"/>
        <w:ind w:firstLine="720"/>
        <w:rPr>
          <w:rFonts w:ascii="Times New Roman" w:eastAsia="Calibri" w:hAnsi="Times New Roman" w:cs="Times New Roman"/>
          <w:sz w:val="24"/>
          <w:szCs w:val="24"/>
        </w:rPr>
      </w:pPr>
      <w:r w:rsidRPr="005647C1">
        <w:rPr>
          <w:rFonts w:ascii="Times New Roman" w:eastAsia="Calibri" w:hAnsi="Times New Roman" w:cs="Times New Roman"/>
          <w:sz w:val="24"/>
          <w:szCs w:val="24"/>
        </w:rPr>
        <w:t xml:space="preserve">After pressing the </w:t>
      </w:r>
      <w:r w:rsidR="00B20964">
        <w:rPr>
          <w:rFonts w:ascii="Times New Roman" w:eastAsia="Calibri" w:hAnsi="Times New Roman" w:cs="Times New Roman"/>
          <w:sz w:val="24"/>
          <w:szCs w:val="24"/>
        </w:rPr>
        <w:t>‘Enter’</w:t>
      </w:r>
      <w:r w:rsidRPr="005647C1">
        <w:rPr>
          <w:rFonts w:ascii="Times New Roman" w:eastAsia="Calibri" w:hAnsi="Times New Roman" w:cs="Times New Roman"/>
          <w:sz w:val="24"/>
          <w:szCs w:val="24"/>
        </w:rPr>
        <w:t xml:space="preserve"> key, </w:t>
      </w:r>
      <w:r w:rsidR="00E42FCD">
        <w:rPr>
          <w:rFonts w:ascii="Times New Roman" w:eastAsia="Calibri" w:hAnsi="Times New Roman" w:cs="Times New Roman"/>
          <w:sz w:val="24"/>
          <w:szCs w:val="24"/>
        </w:rPr>
        <w:t>resident</w:t>
      </w:r>
      <w:r w:rsidRPr="005647C1">
        <w:rPr>
          <w:rFonts w:ascii="Times New Roman" w:eastAsia="Calibri" w:hAnsi="Times New Roman" w:cs="Times New Roman"/>
          <w:sz w:val="24"/>
          <w:szCs w:val="24"/>
        </w:rPr>
        <w:t xml:space="preserve"> can enter their apartment unit number</w:t>
      </w:r>
      <w:r w:rsidR="00770CB4">
        <w:rPr>
          <w:rFonts w:ascii="Times New Roman" w:eastAsia="Calibri" w:hAnsi="Times New Roman" w:cs="Times New Roman"/>
          <w:sz w:val="24"/>
          <w:szCs w:val="24"/>
        </w:rPr>
        <w:t>.</w:t>
      </w:r>
    </w:p>
    <w:p w14:paraId="558FAB65" w14:textId="149C3B99" w:rsidR="006E59DA" w:rsidRPr="005647C1" w:rsidRDefault="006E59DA" w:rsidP="005647C1">
      <w:pPr>
        <w:tabs>
          <w:tab w:val="left" w:pos="2503"/>
        </w:tabs>
        <w:spacing w:line="360" w:lineRule="auto"/>
        <w:ind w:firstLine="720"/>
        <w:rPr>
          <w:rFonts w:ascii="Times New Roman" w:eastAsia="Calibri" w:hAnsi="Times New Roman" w:cs="Times New Roman"/>
          <w:i/>
          <w:iCs/>
          <w:sz w:val="24"/>
          <w:szCs w:val="24"/>
        </w:rPr>
      </w:pPr>
      <w:r w:rsidRPr="006E59DA">
        <w:rPr>
          <w:rFonts w:ascii="Times New Roman" w:eastAsia="Calibri" w:hAnsi="Times New Roman" w:cs="Times New Roman"/>
          <w:i/>
          <w:iCs/>
          <w:noProof/>
          <w:sz w:val="24"/>
          <w:szCs w:val="24"/>
        </w:rPr>
        <w:drawing>
          <wp:inline distT="0" distB="0" distL="0" distR="0" wp14:anchorId="48A715D4" wp14:editId="55B7FB9E">
            <wp:extent cx="5481078" cy="2861416"/>
            <wp:effectExtent l="0" t="0" r="571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5"/>
                    <a:stretch>
                      <a:fillRect/>
                    </a:stretch>
                  </pic:blipFill>
                  <pic:spPr>
                    <a:xfrm>
                      <a:off x="0" y="0"/>
                      <a:ext cx="5489142" cy="2865626"/>
                    </a:xfrm>
                    <a:prstGeom prst="rect">
                      <a:avLst/>
                    </a:prstGeom>
                  </pic:spPr>
                </pic:pic>
              </a:graphicData>
            </a:graphic>
          </wp:inline>
        </w:drawing>
      </w:r>
    </w:p>
    <w:p w14:paraId="7B0A2099" w14:textId="77777777" w:rsidR="004B1989" w:rsidRDefault="005025FE" w:rsidP="00241367">
      <w:pPr>
        <w:pStyle w:val="ListParagraph"/>
        <w:tabs>
          <w:tab w:val="left" w:pos="4783"/>
        </w:tabs>
        <w:spacing w:line="360" w:lineRule="auto"/>
        <w:ind w:left="360"/>
        <w:rPr>
          <w:rFonts w:ascii="Times New Roman" w:hAnsi="Times New Roman" w:cs="Times New Roman"/>
          <w:i/>
          <w:iCs/>
          <w:sz w:val="24"/>
          <w:szCs w:val="24"/>
        </w:rPr>
      </w:pPr>
      <w:r w:rsidRPr="005025FE">
        <w:rPr>
          <w:rFonts w:ascii="Times New Roman" w:hAnsi="Times New Roman" w:cs="Times New Roman"/>
          <w:i/>
          <w:iCs/>
          <w:sz w:val="24"/>
          <w:szCs w:val="24"/>
        </w:rPr>
        <w:t xml:space="preserve">                                      </w:t>
      </w:r>
      <w:r w:rsidR="007C7726" w:rsidRPr="005025FE">
        <w:rPr>
          <w:rFonts w:ascii="Times New Roman" w:hAnsi="Times New Roman" w:cs="Times New Roman"/>
          <w:i/>
          <w:iCs/>
          <w:sz w:val="24"/>
          <w:szCs w:val="24"/>
        </w:rPr>
        <w:t>Figure 3.2.</w:t>
      </w:r>
      <w:r w:rsidR="002A1F30">
        <w:rPr>
          <w:rFonts w:ascii="Times New Roman" w:hAnsi="Times New Roman" w:cs="Times New Roman"/>
          <w:i/>
          <w:iCs/>
          <w:sz w:val="24"/>
          <w:szCs w:val="24"/>
        </w:rPr>
        <w:t>4</w:t>
      </w:r>
      <w:r w:rsidR="007C7726" w:rsidRPr="005025FE">
        <w:rPr>
          <w:rFonts w:ascii="Times New Roman" w:hAnsi="Times New Roman" w:cs="Times New Roman"/>
          <w:i/>
          <w:iCs/>
          <w:sz w:val="24"/>
          <w:szCs w:val="24"/>
        </w:rPr>
        <w:t xml:space="preserve"> User entering the</w:t>
      </w:r>
      <w:r w:rsidRPr="005025FE">
        <w:rPr>
          <w:rFonts w:ascii="Times New Roman" w:hAnsi="Times New Roman" w:cs="Times New Roman"/>
          <w:i/>
          <w:iCs/>
          <w:sz w:val="24"/>
          <w:szCs w:val="24"/>
        </w:rPr>
        <w:t xml:space="preserve"> apartment unit number </w:t>
      </w:r>
    </w:p>
    <w:p w14:paraId="38353FF7" w14:textId="69788042" w:rsidR="004F768F" w:rsidRPr="00241367" w:rsidRDefault="004F768F" w:rsidP="00241367">
      <w:pPr>
        <w:pStyle w:val="ListParagraph"/>
        <w:tabs>
          <w:tab w:val="left" w:pos="4783"/>
        </w:tabs>
        <w:spacing w:line="360" w:lineRule="auto"/>
        <w:ind w:left="360"/>
        <w:rPr>
          <w:rFonts w:ascii="Times New Roman" w:hAnsi="Times New Roman" w:cs="Times New Roman"/>
          <w:i/>
          <w:iCs/>
          <w:sz w:val="24"/>
          <w:szCs w:val="24"/>
        </w:rPr>
      </w:pPr>
    </w:p>
    <w:p w14:paraId="3863D273" w14:textId="0E4FBF9E" w:rsidR="00732CAB" w:rsidRDefault="004F768F" w:rsidP="00770CB4">
      <w:pPr>
        <w:pStyle w:val="ListParagraph"/>
        <w:tabs>
          <w:tab w:val="left" w:pos="857"/>
          <w:tab w:val="center" w:pos="5413"/>
        </w:tabs>
        <w:spacing w:line="360" w:lineRule="auto"/>
        <w:ind w:left="360"/>
        <w:rPr>
          <w:rFonts w:ascii="Times New Roman" w:hAnsi="Times New Roman" w:cs="Times New Roman"/>
          <w:noProof/>
          <w:sz w:val="24"/>
          <w:szCs w:val="24"/>
        </w:rPr>
      </w:pPr>
      <w:r w:rsidRPr="00367A6C">
        <w:rPr>
          <w:rFonts w:ascii="Times New Roman" w:hAnsi="Times New Roman" w:cs="Times New Roman"/>
          <w:noProof/>
          <w:sz w:val="24"/>
          <w:szCs w:val="24"/>
        </w:rPr>
        <w:lastRenderedPageBreak/>
        <w:drawing>
          <wp:anchor distT="0" distB="0" distL="114300" distR="114300" simplePos="0" relativeHeight="251658242" behindDoc="1" locked="0" layoutInCell="1" allowOverlap="1" wp14:anchorId="3133313F" wp14:editId="63C9D900">
            <wp:simplePos x="0" y="0"/>
            <wp:positionH relativeFrom="column">
              <wp:posOffset>435429</wp:posOffset>
            </wp:positionH>
            <wp:positionV relativeFrom="paragraph">
              <wp:posOffset>264288</wp:posOffset>
            </wp:positionV>
            <wp:extent cx="5736392" cy="3048104"/>
            <wp:effectExtent l="0" t="0" r="0" b="0"/>
            <wp:wrapTight wrapText="bothSides">
              <wp:wrapPolygon edited="0">
                <wp:start x="0" y="0"/>
                <wp:lineTo x="0" y="21465"/>
                <wp:lineTo x="21521" y="21465"/>
                <wp:lineTo x="21521"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6392" cy="3048104"/>
                    </a:xfrm>
                    <a:prstGeom prst="rect">
                      <a:avLst/>
                    </a:prstGeom>
                  </pic:spPr>
                </pic:pic>
              </a:graphicData>
            </a:graphic>
          </wp:anchor>
        </w:drawing>
      </w:r>
      <w:r w:rsidR="00770CB4">
        <w:rPr>
          <w:rFonts w:ascii="Times New Roman" w:hAnsi="Times New Roman" w:cs="Times New Roman"/>
          <w:b/>
          <w:bCs/>
          <w:sz w:val="24"/>
          <w:szCs w:val="24"/>
        </w:rPr>
        <w:tab/>
      </w:r>
      <w:r w:rsidR="00C170DE">
        <w:rPr>
          <w:rFonts w:ascii="Times New Roman" w:hAnsi="Times New Roman" w:cs="Times New Roman"/>
          <w:sz w:val="24"/>
          <w:szCs w:val="24"/>
        </w:rPr>
        <w:t xml:space="preserve">The program prompts the </w:t>
      </w:r>
      <w:r w:rsidR="00770CB4">
        <w:rPr>
          <w:rFonts w:ascii="Times New Roman" w:hAnsi="Times New Roman" w:cs="Times New Roman"/>
          <w:sz w:val="24"/>
          <w:szCs w:val="24"/>
        </w:rPr>
        <w:t xml:space="preserve">resident to </w:t>
      </w:r>
      <w:r w:rsidR="004A346F">
        <w:rPr>
          <w:rFonts w:ascii="Times New Roman" w:hAnsi="Times New Roman" w:cs="Times New Roman"/>
          <w:sz w:val="24"/>
          <w:szCs w:val="24"/>
        </w:rPr>
        <w:t>enter</w:t>
      </w:r>
      <w:r w:rsidR="00770CB4">
        <w:rPr>
          <w:rFonts w:ascii="Times New Roman" w:hAnsi="Times New Roman" w:cs="Times New Roman"/>
          <w:sz w:val="24"/>
          <w:szCs w:val="24"/>
        </w:rPr>
        <w:t xml:space="preserve"> their name.</w:t>
      </w:r>
      <w:r w:rsidR="00770CB4" w:rsidRPr="00770CB4">
        <w:rPr>
          <w:rFonts w:ascii="Times New Roman" w:hAnsi="Times New Roman" w:cs="Times New Roman"/>
          <w:noProof/>
          <w:sz w:val="24"/>
          <w:szCs w:val="24"/>
        </w:rPr>
        <w:tab/>
      </w:r>
    </w:p>
    <w:p w14:paraId="7E9DCBAF" w14:textId="0D1393A8" w:rsidR="00367A6C" w:rsidRPr="00770CB4" w:rsidRDefault="00367A6C" w:rsidP="00770CB4">
      <w:pPr>
        <w:pStyle w:val="ListParagraph"/>
        <w:tabs>
          <w:tab w:val="left" w:pos="857"/>
          <w:tab w:val="center" w:pos="5413"/>
        </w:tabs>
        <w:spacing w:line="360" w:lineRule="auto"/>
        <w:ind w:left="360"/>
        <w:rPr>
          <w:rFonts w:ascii="Times New Roman" w:hAnsi="Times New Roman" w:cs="Times New Roman"/>
          <w:sz w:val="24"/>
          <w:szCs w:val="24"/>
        </w:rPr>
      </w:pPr>
    </w:p>
    <w:p w14:paraId="6B48E0BE" w14:textId="325A7A9E" w:rsidR="005647C1" w:rsidRDefault="005647C1" w:rsidP="005C26C5">
      <w:pPr>
        <w:pStyle w:val="ListParagraph"/>
        <w:spacing w:line="360" w:lineRule="auto"/>
        <w:ind w:left="360"/>
        <w:jc w:val="center"/>
        <w:rPr>
          <w:rFonts w:ascii="Times New Roman" w:hAnsi="Times New Roman" w:cs="Times New Roman"/>
          <w:i/>
          <w:sz w:val="24"/>
          <w:szCs w:val="24"/>
        </w:rPr>
      </w:pPr>
      <w:r w:rsidRPr="005025FE">
        <w:rPr>
          <w:rFonts w:ascii="Times New Roman" w:hAnsi="Times New Roman" w:cs="Times New Roman"/>
          <w:i/>
          <w:iCs/>
          <w:sz w:val="24"/>
          <w:szCs w:val="24"/>
        </w:rPr>
        <w:t>Figure 3.</w:t>
      </w:r>
      <w:r w:rsidR="002A1F30">
        <w:rPr>
          <w:rFonts w:ascii="Times New Roman" w:hAnsi="Times New Roman" w:cs="Times New Roman"/>
          <w:i/>
          <w:iCs/>
          <w:sz w:val="24"/>
          <w:szCs w:val="24"/>
        </w:rPr>
        <w:t>2.5</w:t>
      </w:r>
      <w:r w:rsidRPr="005025FE">
        <w:rPr>
          <w:rFonts w:ascii="Times New Roman" w:hAnsi="Times New Roman" w:cs="Times New Roman"/>
          <w:i/>
          <w:iCs/>
          <w:sz w:val="24"/>
          <w:szCs w:val="24"/>
        </w:rPr>
        <w:t xml:space="preserve"> User entering the </w:t>
      </w:r>
      <w:r>
        <w:rPr>
          <w:rFonts w:ascii="Times New Roman" w:hAnsi="Times New Roman" w:cs="Times New Roman"/>
          <w:i/>
          <w:iCs/>
          <w:sz w:val="24"/>
          <w:szCs w:val="24"/>
        </w:rPr>
        <w:t>unit owner’s name</w:t>
      </w:r>
    </w:p>
    <w:p w14:paraId="5485BA99" w14:textId="77777777" w:rsidR="004F768F" w:rsidRDefault="004F768F" w:rsidP="006D55F3">
      <w:pPr>
        <w:pStyle w:val="ListParagraph"/>
        <w:spacing w:line="360" w:lineRule="auto"/>
        <w:ind w:left="360"/>
        <w:jc w:val="center"/>
        <w:rPr>
          <w:rFonts w:ascii="Times New Roman" w:hAnsi="Times New Roman" w:cs="Times New Roman"/>
          <w:i/>
          <w:iCs/>
          <w:sz w:val="24"/>
          <w:szCs w:val="24"/>
        </w:rPr>
      </w:pPr>
    </w:p>
    <w:p w14:paraId="4E056506" w14:textId="1293FF45" w:rsidR="00770CB4" w:rsidRPr="00324720" w:rsidRDefault="00770CB4" w:rsidP="006D55F3">
      <w:pPr>
        <w:pStyle w:val="ListParagraph"/>
        <w:spacing w:line="360" w:lineRule="auto"/>
        <w:ind w:left="360"/>
        <w:jc w:val="center"/>
        <w:rPr>
          <w:rFonts w:ascii="Times New Roman" w:hAnsi="Times New Roman" w:cs="Times New Roman"/>
          <w:sz w:val="24"/>
          <w:szCs w:val="24"/>
        </w:rPr>
      </w:pPr>
    </w:p>
    <w:p w14:paraId="64D8E57D" w14:textId="77777777" w:rsidR="00270FF2" w:rsidRDefault="00270FF2" w:rsidP="006D55F3">
      <w:pPr>
        <w:pStyle w:val="ListParagraph"/>
        <w:spacing w:line="360" w:lineRule="auto"/>
        <w:ind w:left="360"/>
        <w:jc w:val="center"/>
        <w:rPr>
          <w:rFonts w:ascii="Times New Roman" w:hAnsi="Times New Roman" w:cs="Times New Roman"/>
          <w:sz w:val="24"/>
          <w:szCs w:val="24"/>
        </w:rPr>
      </w:pPr>
    </w:p>
    <w:p w14:paraId="52AC1E23" w14:textId="77777777" w:rsidR="00C170DE" w:rsidRDefault="00C170DE" w:rsidP="000D1EBE">
      <w:pPr>
        <w:pStyle w:val="ListParagraph"/>
        <w:spacing w:line="360" w:lineRule="auto"/>
        <w:ind w:left="360"/>
        <w:rPr>
          <w:rFonts w:ascii="Times New Roman" w:hAnsi="Times New Roman" w:cs="Times New Roman"/>
          <w:sz w:val="24"/>
          <w:szCs w:val="24"/>
        </w:rPr>
      </w:pPr>
    </w:p>
    <w:p w14:paraId="5542FAC9" w14:textId="0AE29128" w:rsidR="00270FF2" w:rsidRPr="00324720" w:rsidRDefault="00C170DE" w:rsidP="000D1EB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The r</w:t>
      </w:r>
      <w:r w:rsidR="0055155D">
        <w:rPr>
          <w:rFonts w:ascii="Times New Roman" w:hAnsi="Times New Roman" w:cs="Times New Roman"/>
          <w:sz w:val="24"/>
          <w:szCs w:val="24"/>
        </w:rPr>
        <w:t>esident enter</w:t>
      </w:r>
      <w:r>
        <w:rPr>
          <w:rFonts w:ascii="Times New Roman" w:hAnsi="Times New Roman" w:cs="Times New Roman"/>
          <w:sz w:val="24"/>
          <w:szCs w:val="24"/>
        </w:rPr>
        <w:t>s</w:t>
      </w:r>
      <w:r w:rsidR="0055155D">
        <w:rPr>
          <w:rFonts w:ascii="Times New Roman" w:hAnsi="Times New Roman" w:cs="Times New Roman"/>
          <w:sz w:val="24"/>
          <w:szCs w:val="24"/>
        </w:rPr>
        <w:t xml:space="preserve"> the</w:t>
      </w:r>
      <w:r>
        <w:rPr>
          <w:rFonts w:ascii="Times New Roman" w:hAnsi="Times New Roman" w:cs="Times New Roman"/>
          <w:sz w:val="24"/>
          <w:szCs w:val="24"/>
        </w:rPr>
        <w:t>ir</w:t>
      </w:r>
      <w:r w:rsidR="0055155D">
        <w:rPr>
          <w:rFonts w:ascii="Times New Roman" w:hAnsi="Times New Roman" w:cs="Times New Roman"/>
          <w:sz w:val="24"/>
          <w:szCs w:val="24"/>
        </w:rPr>
        <w:t xml:space="preserve"> contact number for registratio</w:t>
      </w:r>
      <w:r w:rsidR="000D1EBE">
        <w:rPr>
          <w:rFonts w:ascii="Times New Roman" w:hAnsi="Times New Roman" w:cs="Times New Roman"/>
          <w:sz w:val="24"/>
          <w:szCs w:val="24"/>
        </w:rPr>
        <w:t>n.</w:t>
      </w:r>
    </w:p>
    <w:p w14:paraId="3F83B908" w14:textId="23A358CD" w:rsidR="005647C1" w:rsidRPr="00C170DE" w:rsidRDefault="00D3151C" w:rsidP="00C170DE">
      <w:pPr>
        <w:pStyle w:val="ListParagraph"/>
        <w:spacing w:line="360" w:lineRule="auto"/>
        <w:ind w:left="360"/>
        <w:jc w:val="center"/>
        <w:rPr>
          <w:rFonts w:ascii="Times New Roman" w:hAnsi="Times New Roman" w:cs="Times New Roman"/>
          <w:b/>
          <w:bCs/>
          <w:noProof/>
          <w:sz w:val="24"/>
          <w:szCs w:val="24"/>
        </w:rPr>
      </w:pPr>
      <w:r w:rsidRPr="00D3151C">
        <w:rPr>
          <w:rFonts w:ascii="Times New Roman" w:hAnsi="Times New Roman" w:cs="Times New Roman"/>
          <w:b/>
          <w:bCs/>
          <w:noProof/>
          <w:sz w:val="24"/>
          <w:szCs w:val="24"/>
        </w:rPr>
        <w:drawing>
          <wp:inline distT="0" distB="0" distL="0" distR="0" wp14:anchorId="312E8244" wp14:editId="6048309C">
            <wp:extent cx="6467522" cy="3481413"/>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7"/>
                    <a:stretch>
                      <a:fillRect/>
                    </a:stretch>
                  </pic:blipFill>
                  <pic:spPr>
                    <a:xfrm>
                      <a:off x="0" y="0"/>
                      <a:ext cx="6467522" cy="3481413"/>
                    </a:xfrm>
                    <a:prstGeom prst="rect">
                      <a:avLst/>
                    </a:prstGeom>
                  </pic:spPr>
                </pic:pic>
              </a:graphicData>
            </a:graphic>
          </wp:inline>
        </w:drawing>
      </w:r>
      <w:r w:rsidR="005647C1" w:rsidRPr="005025FE">
        <w:rPr>
          <w:rFonts w:ascii="Times New Roman" w:hAnsi="Times New Roman" w:cs="Times New Roman"/>
          <w:i/>
          <w:iCs/>
          <w:sz w:val="24"/>
          <w:szCs w:val="24"/>
        </w:rPr>
        <w:t>Figure 3.</w:t>
      </w:r>
      <w:r w:rsidR="002A1F30">
        <w:rPr>
          <w:rFonts w:ascii="Times New Roman" w:hAnsi="Times New Roman" w:cs="Times New Roman"/>
          <w:i/>
          <w:iCs/>
          <w:sz w:val="24"/>
          <w:szCs w:val="24"/>
        </w:rPr>
        <w:t>2</w:t>
      </w:r>
      <w:r w:rsidR="005647C1" w:rsidRPr="005025FE">
        <w:rPr>
          <w:rFonts w:ascii="Times New Roman" w:hAnsi="Times New Roman" w:cs="Times New Roman"/>
          <w:i/>
          <w:iCs/>
          <w:sz w:val="24"/>
          <w:szCs w:val="24"/>
        </w:rPr>
        <w:t>.</w:t>
      </w:r>
      <w:r w:rsidR="002A1F30">
        <w:rPr>
          <w:rFonts w:ascii="Times New Roman" w:hAnsi="Times New Roman" w:cs="Times New Roman"/>
          <w:i/>
          <w:iCs/>
          <w:sz w:val="24"/>
          <w:szCs w:val="24"/>
        </w:rPr>
        <w:t>6</w:t>
      </w:r>
      <w:r w:rsidR="005647C1" w:rsidRPr="005025FE">
        <w:rPr>
          <w:rFonts w:ascii="Times New Roman" w:hAnsi="Times New Roman" w:cs="Times New Roman"/>
          <w:i/>
          <w:iCs/>
          <w:sz w:val="24"/>
          <w:szCs w:val="24"/>
        </w:rPr>
        <w:t xml:space="preserve"> User entering the </w:t>
      </w:r>
      <w:r w:rsidR="005647C1">
        <w:rPr>
          <w:rFonts w:ascii="Times New Roman" w:hAnsi="Times New Roman" w:cs="Times New Roman"/>
          <w:i/>
          <w:iCs/>
          <w:sz w:val="24"/>
          <w:szCs w:val="24"/>
        </w:rPr>
        <w:t>unit owner’s contact number</w:t>
      </w:r>
    </w:p>
    <w:p w14:paraId="34C30226" w14:textId="6F170FC0" w:rsidR="000D1EBE" w:rsidRDefault="000D1EBE" w:rsidP="005647C1">
      <w:pPr>
        <w:tabs>
          <w:tab w:val="left" w:pos="4114"/>
        </w:tabs>
        <w:rPr>
          <w:rFonts w:ascii="Times New Roman" w:hAnsi="Times New Roman" w:cs="Times New Roman"/>
          <w:sz w:val="24"/>
          <w:szCs w:val="24"/>
        </w:rPr>
      </w:pPr>
    </w:p>
    <w:p w14:paraId="250C5952" w14:textId="093F38EA" w:rsidR="00135417" w:rsidRPr="00135417" w:rsidRDefault="00C170DE" w:rsidP="005647C1">
      <w:pPr>
        <w:tabs>
          <w:tab w:val="left" w:pos="4114"/>
        </w:tabs>
      </w:pPr>
      <w:r>
        <w:rPr>
          <w:rFonts w:ascii="Times New Roman" w:hAnsi="Times New Roman" w:cs="Times New Roman"/>
          <w:sz w:val="24"/>
          <w:szCs w:val="24"/>
        </w:rPr>
        <w:lastRenderedPageBreak/>
        <w:t>The r</w:t>
      </w:r>
      <w:r w:rsidR="00135417">
        <w:rPr>
          <w:rFonts w:ascii="Times New Roman" w:hAnsi="Times New Roman" w:cs="Times New Roman"/>
          <w:sz w:val="24"/>
          <w:szCs w:val="24"/>
        </w:rPr>
        <w:t>esident enter</w:t>
      </w:r>
      <w:r>
        <w:rPr>
          <w:rFonts w:ascii="Times New Roman" w:hAnsi="Times New Roman" w:cs="Times New Roman"/>
          <w:sz w:val="24"/>
          <w:szCs w:val="24"/>
        </w:rPr>
        <w:t>s</w:t>
      </w:r>
      <w:r w:rsidR="00135417">
        <w:rPr>
          <w:rFonts w:ascii="Times New Roman" w:hAnsi="Times New Roman" w:cs="Times New Roman"/>
          <w:sz w:val="24"/>
          <w:szCs w:val="24"/>
        </w:rPr>
        <w:t xml:space="preserve"> a password </w:t>
      </w:r>
      <w:r w:rsidR="009F1A13">
        <w:rPr>
          <w:rFonts w:ascii="Times New Roman" w:hAnsi="Times New Roman" w:cs="Times New Roman"/>
          <w:sz w:val="24"/>
          <w:szCs w:val="24"/>
        </w:rPr>
        <w:t xml:space="preserve">with a limit of </w:t>
      </w:r>
      <w:r w:rsidR="00C61F45">
        <w:rPr>
          <w:rFonts w:ascii="Times New Roman" w:hAnsi="Times New Roman" w:cs="Times New Roman"/>
          <w:sz w:val="24"/>
          <w:szCs w:val="24"/>
        </w:rPr>
        <w:t>15 characters to complete the registration.</w:t>
      </w:r>
    </w:p>
    <w:p w14:paraId="6661DC95" w14:textId="71D24D7A" w:rsidR="005647C1" w:rsidRDefault="00AB445A" w:rsidP="00E242E7">
      <w:pPr>
        <w:pStyle w:val="ListParagraph"/>
        <w:spacing w:line="360" w:lineRule="auto"/>
        <w:ind w:left="360"/>
        <w:jc w:val="center"/>
        <w:rPr>
          <w:rFonts w:ascii="Times New Roman" w:hAnsi="Times New Roman" w:cs="Times New Roman"/>
          <w:i/>
          <w:sz w:val="24"/>
          <w:szCs w:val="24"/>
        </w:rPr>
      </w:pPr>
      <w:r w:rsidRPr="00AB445A">
        <w:rPr>
          <w:rFonts w:ascii="Times New Roman" w:hAnsi="Times New Roman" w:cs="Times New Roman"/>
          <w:b/>
          <w:bCs/>
          <w:noProof/>
          <w:sz w:val="24"/>
          <w:szCs w:val="24"/>
        </w:rPr>
        <w:drawing>
          <wp:inline distT="0" distB="0" distL="0" distR="0" wp14:anchorId="3C72874F" wp14:editId="10BDB21A">
            <wp:extent cx="6462760" cy="34861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stretch>
                      <a:fillRect/>
                    </a:stretch>
                  </pic:blipFill>
                  <pic:spPr>
                    <a:xfrm>
                      <a:off x="0" y="0"/>
                      <a:ext cx="6462760" cy="3486175"/>
                    </a:xfrm>
                    <a:prstGeom prst="rect">
                      <a:avLst/>
                    </a:prstGeom>
                  </pic:spPr>
                </pic:pic>
              </a:graphicData>
            </a:graphic>
          </wp:inline>
        </w:drawing>
      </w:r>
      <w:r w:rsidR="005647C1" w:rsidRPr="005025FE">
        <w:rPr>
          <w:rFonts w:ascii="Times New Roman" w:hAnsi="Times New Roman" w:cs="Times New Roman"/>
          <w:i/>
          <w:iCs/>
          <w:sz w:val="24"/>
          <w:szCs w:val="24"/>
        </w:rPr>
        <w:t>Figure 3.</w:t>
      </w:r>
      <w:r w:rsidR="002A1F30">
        <w:rPr>
          <w:rFonts w:ascii="Times New Roman" w:hAnsi="Times New Roman" w:cs="Times New Roman"/>
          <w:i/>
          <w:iCs/>
          <w:sz w:val="24"/>
          <w:szCs w:val="24"/>
        </w:rPr>
        <w:t>2</w:t>
      </w:r>
      <w:r w:rsidR="005647C1" w:rsidRPr="005025FE">
        <w:rPr>
          <w:rFonts w:ascii="Times New Roman" w:hAnsi="Times New Roman" w:cs="Times New Roman"/>
          <w:i/>
          <w:iCs/>
          <w:sz w:val="24"/>
          <w:szCs w:val="24"/>
        </w:rPr>
        <w:t>.</w:t>
      </w:r>
      <w:r w:rsidR="002A1F30">
        <w:rPr>
          <w:rFonts w:ascii="Times New Roman" w:hAnsi="Times New Roman" w:cs="Times New Roman"/>
          <w:i/>
          <w:iCs/>
          <w:sz w:val="24"/>
          <w:szCs w:val="24"/>
        </w:rPr>
        <w:t>7</w:t>
      </w:r>
      <w:r w:rsidR="005647C1" w:rsidRPr="005025FE">
        <w:rPr>
          <w:rFonts w:ascii="Times New Roman" w:hAnsi="Times New Roman" w:cs="Times New Roman"/>
          <w:i/>
          <w:iCs/>
          <w:sz w:val="24"/>
          <w:szCs w:val="24"/>
        </w:rPr>
        <w:t xml:space="preserve"> User entering the </w:t>
      </w:r>
      <w:r w:rsidR="005647C1">
        <w:rPr>
          <w:rFonts w:ascii="Times New Roman" w:hAnsi="Times New Roman" w:cs="Times New Roman"/>
          <w:i/>
          <w:iCs/>
          <w:sz w:val="24"/>
          <w:szCs w:val="24"/>
        </w:rPr>
        <w:t>password</w:t>
      </w:r>
    </w:p>
    <w:p w14:paraId="4D1C6C27" w14:textId="77777777" w:rsidR="001F20F4" w:rsidRDefault="001F20F4" w:rsidP="00E242E7">
      <w:pPr>
        <w:pStyle w:val="ListParagraph"/>
        <w:spacing w:line="360" w:lineRule="auto"/>
        <w:ind w:left="360"/>
        <w:jc w:val="center"/>
        <w:rPr>
          <w:rFonts w:ascii="Times New Roman" w:hAnsi="Times New Roman" w:cs="Times New Roman"/>
          <w:b/>
          <w:bCs/>
          <w:sz w:val="24"/>
          <w:szCs w:val="24"/>
        </w:rPr>
      </w:pPr>
    </w:p>
    <w:p w14:paraId="52AC9042" w14:textId="77777777" w:rsidR="001F20F4" w:rsidRDefault="001F20F4" w:rsidP="00E242E7">
      <w:pPr>
        <w:pStyle w:val="ListParagraph"/>
        <w:spacing w:line="360" w:lineRule="auto"/>
        <w:ind w:left="360"/>
        <w:jc w:val="center"/>
        <w:rPr>
          <w:rFonts w:ascii="Times New Roman" w:hAnsi="Times New Roman" w:cs="Times New Roman"/>
          <w:b/>
          <w:bCs/>
          <w:sz w:val="24"/>
          <w:szCs w:val="24"/>
        </w:rPr>
      </w:pPr>
    </w:p>
    <w:p w14:paraId="15747821" w14:textId="55C53EBD" w:rsidR="001F20F4" w:rsidRPr="00C45FED" w:rsidRDefault="00C170DE" w:rsidP="00C45FED">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The r</w:t>
      </w:r>
      <w:r w:rsidR="00C45FED" w:rsidRPr="00C45FED">
        <w:rPr>
          <w:rFonts w:ascii="Times New Roman" w:hAnsi="Times New Roman" w:cs="Times New Roman"/>
          <w:sz w:val="24"/>
          <w:szCs w:val="24"/>
        </w:rPr>
        <w:t>esident</w:t>
      </w:r>
      <w:r w:rsidR="00C45FED">
        <w:rPr>
          <w:rFonts w:ascii="Times New Roman" w:hAnsi="Times New Roman" w:cs="Times New Roman"/>
          <w:sz w:val="24"/>
          <w:szCs w:val="24"/>
        </w:rPr>
        <w:t xml:space="preserve"> enter</w:t>
      </w:r>
      <w:r>
        <w:rPr>
          <w:rFonts w:ascii="Times New Roman" w:hAnsi="Times New Roman" w:cs="Times New Roman"/>
          <w:sz w:val="24"/>
          <w:szCs w:val="24"/>
        </w:rPr>
        <w:t>s</w:t>
      </w:r>
      <w:r w:rsidR="00C45FED">
        <w:rPr>
          <w:rFonts w:ascii="Times New Roman" w:hAnsi="Times New Roman" w:cs="Times New Roman"/>
          <w:sz w:val="24"/>
          <w:szCs w:val="24"/>
        </w:rPr>
        <w:t xml:space="preserve"> </w:t>
      </w:r>
      <w:r>
        <w:rPr>
          <w:rFonts w:ascii="Times New Roman" w:hAnsi="Times New Roman" w:cs="Times New Roman"/>
          <w:sz w:val="24"/>
          <w:szCs w:val="24"/>
        </w:rPr>
        <w:t>‘</w:t>
      </w:r>
      <w:r w:rsidR="00C45FED">
        <w:rPr>
          <w:rFonts w:ascii="Times New Roman" w:hAnsi="Times New Roman" w:cs="Times New Roman"/>
          <w:sz w:val="24"/>
          <w:szCs w:val="24"/>
        </w:rPr>
        <w:t>N</w:t>
      </w:r>
      <w:r>
        <w:rPr>
          <w:rFonts w:ascii="Times New Roman" w:hAnsi="Times New Roman" w:cs="Times New Roman"/>
          <w:sz w:val="24"/>
          <w:szCs w:val="24"/>
        </w:rPr>
        <w:t>’</w:t>
      </w:r>
      <w:r w:rsidR="00C45FED">
        <w:rPr>
          <w:rFonts w:ascii="Times New Roman" w:hAnsi="Times New Roman" w:cs="Times New Roman"/>
          <w:sz w:val="24"/>
          <w:szCs w:val="24"/>
        </w:rPr>
        <w:t xml:space="preserve"> to quit the edit section.</w:t>
      </w:r>
    </w:p>
    <w:p w14:paraId="5D73269A" w14:textId="48796C26" w:rsidR="008C6C02" w:rsidRDefault="00820160" w:rsidP="00E242E7">
      <w:pPr>
        <w:pStyle w:val="ListParagraph"/>
        <w:spacing w:line="360" w:lineRule="auto"/>
        <w:ind w:left="360"/>
        <w:jc w:val="center"/>
        <w:rPr>
          <w:rFonts w:ascii="Times New Roman" w:hAnsi="Times New Roman" w:cs="Times New Roman"/>
          <w:b/>
          <w:bCs/>
          <w:noProof/>
          <w:sz w:val="24"/>
          <w:szCs w:val="24"/>
        </w:rPr>
      </w:pPr>
      <w:r w:rsidRPr="00820160">
        <w:rPr>
          <w:rFonts w:ascii="Times New Roman" w:hAnsi="Times New Roman" w:cs="Times New Roman"/>
          <w:b/>
          <w:bCs/>
          <w:noProof/>
          <w:sz w:val="24"/>
          <w:szCs w:val="24"/>
        </w:rPr>
        <w:drawing>
          <wp:inline distT="0" distB="0" distL="0" distR="0" wp14:anchorId="4D088FC5" wp14:editId="5C805746">
            <wp:extent cx="6438947" cy="3500463"/>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9"/>
                    <a:stretch>
                      <a:fillRect/>
                    </a:stretch>
                  </pic:blipFill>
                  <pic:spPr>
                    <a:xfrm>
                      <a:off x="0" y="0"/>
                      <a:ext cx="6438947" cy="3500463"/>
                    </a:xfrm>
                    <a:prstGeom prst="rect">
                      <a:avLst/>
                    </a:prstGeom>
                  </pic:spPr>
                </pic:pic>
              </a:graphicData>
            </a:graphic>
          </wp:inline>
        </w:drawing>
      </w:r>
    </w:p>
    <w:p w14:paraId="73F52D05" w14:textId="4AD3E05C" w:rsidR="0034792E" w:rsidRDefault="005647C1" w:rsidP="00C170DE">
      <w:pPr>
        <w:jc w:val="center"/>
        <w:rPr>
          <w:rFonts w:ascii="Times New Roman" w:hAnsi="Times New Roman" w:cs="Times New Roman"/>
          <w:i/>
          <w:sz w:val="24"/>
          <w:szCs w:val="24"/>
        </w:rPr>
      </w:pPr>
      <w:r w:rsidRPr="005025FE">
        <w:rPr>
          <w:rFonts w:ascii="Times New Roman" w:hAnsi="Times New Roman" w:cs="Times New Roman"/>
          <w:i/>
          <w:iCs/>
          <w:sz w:val="24"/>
          <w:szCs w:val="24"/>
        </w:rPr>
        <w:t>Figure 3.</w:t>
      </w:r>
      <w:r w:rsidR="002A1F30">
        <w:rPr>
          <w:rFonts w:ascii="Times New Roman" w:hAnsi="Times New Roman" w:cs="Times New Roman"/>
          <w:i/>
          <w:iCs/>
          <w:sz w:val="24"/>
          <w:szCs w:val="24"/>
        </w:rPr>
        <w:t>2</w:t>
      </w:r>
      <w:r w:rsidRPr="005025FE">
        <w:rPr>
          <w:rFonts w:ascii="Times New Roman" w:hAnsi="Times New Roman" w:cs="Times New Roman"/>
          <w:i/>
          <w:iCs/>
          <w:sz w:val="24"/>
          <w:szCs w:val="24"/>
        </w:rPr>
        <w:t>.</w:t>
      </w:r>
      <w:r w:rsidR="002A1F30">
        <w:rPr>
          <w:rFonts w:ascii="Times New Roman" w:hAnsi="Times New Roman" w:cs="Times New Roman"/>
          <w:i/>
          <w:iCs/>
          <w:sz w:val="24"/>
          <w:szCs w:val="24"/>
        </w:rPr>
        <w:t>8</w:t>
      </w:r>
      <w:r w:rsidRPr="005025FE">
        <w:rPr>
          <w:rFonts w:ascii="Times New Roman" w:hAnsi="Times New Roman" w:cs="Times New Roman"/>
          <w:i/>
          <w:iCs/>
          <w:sz w:val="24"/>
          <w:szCs w:val="24"/>
        </w:rPr>
        <w:t xml:space="preserve"> </w:t>
      </w:r>
      <w:r w:rsidR="001E61C0">
        <w:rPr>
          <w:rFonts w:ascii="Times New Roman" w:hAnsi="Times New Roman" w:cs="Times New Roman"/>
          <w:i/>
          <w:iCs/>
          <w:sz w:val="24"/>
          <w:szCs w:val="24"/>
        </w:rPr>
        <w:t>Prompt</w:t>
      </w:r>
      <w:r w:rsidR="006624E8">
        <w:rPr>
          <w:rFonts w:ascii="Times New Roman" w:hAnsi="Times New Roman" w:cs="Times New Roman"/>
          <w:i/>
          <w:iCs/>
          <w:sz w:val="24"/>
          <w:szCs w:val="24"/>
        </w:rPr>
        <w:t xml:space="preserve"> </w:t>
      </w:r>
      <w:r w:rsidR="00541EB4">
        <w:rPr>
          <w:rFonts w:ascii="Times New Roman" w:hAnsi="Times New Roman" w:cs="Times New Roman"/>
          <w:i/>
          <w:iCs/>
          <w:sz w:val="24"/>
          <w:szCs w:val="24"/>
        </w:rPr>
        <w:t xml:space="preserve">to </w:t>
      </w:r>
      <w:r w:rsidR="00D25CF7">
        <w:rPr>
          <w:rFonts w:ascii="Times New Roman" w:hAnsi="Times New Roman" w:cs="Times New Roman"/>
          <w:i/>
          <w:iCs/>
          <w:sz w:val="24"/>
          <w:szCs w:val="24"/>
        </w:rPr>
        <w:t>edit the information entered</w:t>
      </w:r>
    </w:p>
    <w:p w14:paraId="5B438599" w14:textId="77777777" w:rsidR="00C170DE" w:rsidRPr="00C170DE" w:rsidRDefault="00C170DE" w:rsidP="00C170DE">
      <w:pPr>
        <w:jc w:val="center"/>
        <w:rPr>
          <w:rFonts w:ascii="Times New Roman" w:hAnsi="Times New Roman" w:cs="Times New Roman"/>
          <w:i/>
          <w:sz w:val="24"/>
          <w:szCs w:val="24"/>
        </w:rPr>
      </w:pPr>
    </w:p>
    <w:p w14:paraId="4C6FFC18" w14:textId="6987EE46" w:rsidR="00C45FED" w:rsidRPr="00C45FED" w:rsidRDefault="00C45FED" w:rsidP="00C45FED">
      <w:r>
        <w:rPr>
          <w:rFonts w:ascii="Times New Roman" w:hAnsi="Times New Roman" w:cs="Times New Roman"/>
          <w:sz w:val="24"/>
          <w:szCs w:val="24"/>
        </w:rPr>
        <w:lastRenderedPageBreak/>
        <w:t>The information entered by</w:t>
      </w:r>
      <w:r w:rsidR="00060A0E">
        <w:rPr>
          <w:rFonts w:ascii="Times New Roman" w:hAnsi="Times New Roman" w:cs="Times New Roman"/>
          <w:sz w:val="24"/>
          <w:szCs w:val="24"/>
        </w:rPr>
        <w:t xml:space="preserve"> the</w:t>
      </w:r>
      <w:r>
        <w:rPr>
          <w:rFonts w:ascii="Times New Roman" w:hAnsi="Times New Roman" w:cs="Times New Roman"/>
          <w:sz w:val="24"/>
          <w:szCs w:val="24"/>
        </w:rPr>
        <w:t xml:space="preserve"> resident </w:t>
      </w:r>
      <w:r w:rsidR="00786B77">
        <w:rPr>
          <w:rFonts w:ascii="Times New Roman" w:hAnsi="Times New Roman" w:cs="Times New Roman"/>
          <w:sz w:val="24"/>
          <w:szCs w:val="24"/>
        </w:rPr>
        <w:t xml:space="preserve">for </w:t>
      </w:r>
      <w:r w:rsidR="0020576C">
        <w:rPr>
          <w:rFonts w:ascii="Times New Roman" w:hAnsi="Times New Roman" w:cs="Times New Roman"/>
          <w:sz w:val="24"/>
          <w:szCs w:val="24"/>
        </w:rPr>
        <w:t xml:space="preserve">registration </w:t>
      </w:r>
      <w:r w:rsidR="009C0C98">
        <w:rPr>
          <w:rFonts w:ascii="Times New Roman" w:hAnsi="Times New Roman" w:cs="Times New Roman"/>
          <w:sz w:val="24"/>
          <w:szCs w:val="24"/>
        </w:rPr>
        <w:t>is display</w:t>
      </w:r>
      <w:r w:rsidR="00C170DE">
        <w:rPr>
          <w:rFonts w:ascii="Times New Roman" w:hAnsi="Times New Roman" w:cs="Times New Roman"/>
          <w:sz w:val="24"/>
          <w:szCs w:val="24"/>
        </w:rPr>
        <w:t>ed</w:t>
      </w:r>
      <w:r w:rsidR="009C0C98">
        <w:rPr>
          <w:rFonts w:ascii="Times New Roman" w:hAnsi="Times New Roman" w:cs="Times New Roman"/>
          <w:sz w:val="24"/>
          <w:szCs w:val="24"/>
        </w:rPr>
        <w:t xml:space="preserve"> </w:t>
      </w:r>
      <w:r w:rsidR="0020576C">
        <w:rPr>
          <w:rFonts w:ascii="Times New Roman" w:hAnsi="Times New Roman" w:cs="Times New Roman"/>
          <w:sz w:val="24"/>
          <w:szCs w:val="24"/>
        </w:rPr>
        <w:t>on the screen.</w:t>
      </w:r>
      <w:r w:rsidR="009C0C98">
        <w:rPr>
          <w:rFonts w:ascii="Times New Roman" w:hAnsi="Times New Roman" w:cs="Times New Roman"/>
          <w:sz w:val="24"/>
          <w:szCs w:val="24"/>
        </w:rPr>
        <w:t xml:space="preserve"> </w:t>
      </w:r>
    </w:p>
    <w:p w14:paraId="1E714514" w14:textId="7536CE89" w:rsidR="0076352B" w:rsidRDefault="000C73C7" w:rsidP="00E242E7">
      <w:pPr>
        <w:pStyle w:val="ListParagraph"/>
        <w:spacing w:line="360" w:lineRule="auto"/>
        <w:ind w:left="360"/>
        <w:jc w:val="center"/>
        <w:rPr>
          <w:rFonts w:ascii="Times New Roman" w:hAnsi="Times New Roman" w:cs="Times New Roman"/>
          <w:b/>
          <w:bCs/>
          <w:sz w:val="24"/>
          <w:szCs w:val="24"/>
        </w:rPr>
      </w:pPr>
      <w:r w:rsidRPr="000C73C7">
        <w:rPr>
          <w:rFonts w:ascii="Times New Roman" w:hAnsi="Times New Roman" w:cs="Times New Roman"/>
          <w:b/>
          <w:bCs/>
          <w:noProof/>
          <w:sz w:val="24"/>
          <w:szCs w:val="24"/>
        </w:rPr>
        <w:drawing>
          <wp:inline distT="0" distB="0" distL="0" distR="0" wp14:anchorId="21D251BF" wp14:editId="1C96DF2F">
            <wp:extent cx="6377034" cy="3262336"/>
            <wp:effectExtent l="0" t="0" r="508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0"/>
                    <a:stretch>
                      <a:fillRect/>
                    </a:stretch>
                  </pic:blipFill>
                  <pic:spPr>
                    <a:xfrm>
                      <a:off x="0" y="0"/>
                      <a:ext cx="6377034" cy="3262336"/>
                    </a:xfrm>
                    <a:prstGeom prst="rect">
                      <a:avLst/>
                    </a:prstGeom>
                  </pic:spPr>
                </pic:pic>
              </a:graphicData>
            </a:graphic>
          </wp:inline>
        </w:drawing>
      </w:r>
    </w:p>
    <w:p w14:paraId="36913239" w14:textId="136FAD55" w:rsidR="003E2CA2" w:rsidRDefault="0021431B" w:rsidP="005E4302">
      <w:pPr>
        <w:spacing w:line="360" w:lineRule="auto"/>
        <w:jc w:val="center"/>
        <w:rPr>
          <w:rFonts w:ascii="Times New Roman" w:hAnsi="Times New Roman" w:cs="Times New Roman"/>
          <w:i/>
          <w:iCs/>
          <w:sz w:val="24"/>
          <w:szCs w:val="24"/>
        </w:rPr>
      </w:pPr>
      <w:r w:rsidRPr="00B81A5C">
        <w:rPr>
          <w:rFonts w:ascii="Times New Roman" w:hAnsi="Times New Roman" w:cs="Times New Roman"/>
          <w:i/>
          <w:sz w:val="24"/>
          <w:szCs w:val="24"/>
        </w:rPr>
        <w:t>Figure 3.</w:t>
      </w:r>
      <w:r w:rsidR="002A1F30">
        <w:rPr>
          <w:rFonts w:ascii="Times New Roman" w:hAnsi="Times New Roman" w:cs="Times New Roman"/>
          <w:i/>
          <w:iCs/>
          <w:sz w:val="24"/>
          <w:szCs w:val="24"/>
        </w:rPr>
        <w:t>2.9</w:t>
      </w:r>
      <w:r w:rsidRPr="00B81A5C">
        <w:rPr>
          <w:rFonts w:ascii="Times New Roman" w:hAnsi="Times New Roman" w:cs="Times New Roman"/>
          <w:i/>
          <w:iCs/>
          <w:sz w:val="24"/>
          <w:szCs w:val="24"/>
        </w:rPr>
        <w:t>.</w:t>
      </w:r>
      <w:r w:rsidR="00DF7C64" w:rsidRPr="00B81A5C">
        <w:rPr>
          <w:rFonts w:ascii="Times New Roman" w:hAnsi="Times New Roman" w:cs="Times New Roman"/>
          <w:i/>
          <w:sz w:val="24"/>
          <w:szCs w:val="24"/>
        </w:rPr>
        <w:t xml:space="preserve"> </w:t>
      </w:r>
      <w:r w:rsidR="005E4302">
        <w:rPr>
          <w:rFonts w:ascii="Times New Roman" w:hAnsi="Times New Roman" w:cs="Times New Roman"/>
          <w:i/>
          <w:sz w:val="24"/>
          <w:szCs w:val="24"/>
        </w:rPr>
        <w:t>Program displays</w:t>
      </w:r>
      <w:r w:rsidR="00DF7C64" w:rsidRPr="00B81A5C">
        <w:rPr>
          <w:rFonts w:ascii="Times New Roman" w:hAnsi="Times New Roman" w:cs="Times New Roman"/>
          <w:i/>
          <w:sz w:val="24"/>
          <w:szCs w:val="24"/>
        </w:rPr>
        <w:t xml:space="preserve"> the information </w:t>
      </w:r>
      <w:r w:rsidR="00B81A5C" w:rsidRPr="00B81A5C">
        <w:rPr>
          <w:rFonts w:ascii="Times New Roman" w:hAnsi="Times New Roman" w:cs="Times New Roman"/>
          <w:i/>
          <w:iCs/>
          <w:sz w:val="24"/>
          <w:szCs w:val="24"/>
        </w:rPr>
        <w:t>user entered</w:t>
      </w:r>
    </w:p>
    <w:p w14:paraId="7302AC56" w14:textId="136FAD55" w:rsidR="005E4302" w:rsidRDefault="005E4302" w:rsidP="005E4302">
      <w:pPr>
        <w:spacing w:line="360" w:lineRule="auto"/>
        <w:jc w:val="center"/>
        <w:rPr>
          <w:rFonts w:ascii="Times New Roman" w:hAnsi="Times New Roman" w:cs="Times New Roman"/>
          <w:i/>
          <w:iCs/>
          <w:sz w:val="24"/>
          <w:szCs w:val="24"/>
        </w:rPr>
      </w:pPr>
    </w:p>
    <w:p w14:paraId="61CD5466" w14:textId="367ED913" w:rsidR="00A31B3F" w:rsidRDefault="009A3101" w:rsidP="00060A0E">
      <w:pPr>
        <w:pStyle w:val="ListParagraph"/>
        <w:numPr>
          <w:ilvl w:val="2"/>
          <w:numId w:val="6"/>
        </w:numPr>
        <w:spacing w:line="360" w:lineRule="auto"/>
        <w:rPr>
          <w:rFonts w:ascii="Times New Roman" w:hAnsi="Times New Roman" w:cs="Times New Roman"/>
          <w:b/>
          <w:bCs/>
          <w:sz w:val="24"/>
          <w:szCs w:val="24"/>
        </w:rPr>
      </w:pPr>
      <w:r w:rsidRPr="009A3101">
        <w:rPr>
          <w:rFonts w:ascii="Times New Roman" w:hAnsi="Times New Roman" w:cs="Times New Roman"/>
          <w:b/>
          <w:bCs/>
          <w:sz w:val="24"/>
          <w:szCs w:val="24"/>
        </w:rPr>
        <w:t>User Edits Information</w:t>
      </w:r>
    </w:p>
    <w:p w14:paraId="2BDC1E30" w14:textId="3AF7A3C5" w:rsidR="0020576C" w:rsidRPr="0020576C" w:rsidRDefault="005E4302" w:rsidP="0020576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r</w:t>
      </w:r>
      <w:r w:rsidR="0020576C" w:rsidRPr="0020576C">
        <w:rPr>
          <w:rFonts w:ascii="Times New Roman" w:hAnsi="Times New Roman" w:cs="Times New Roman"/>
          <w:sz w:val="24"/>
          <w:szCs w:val="24"/>
        </w:rPr>
        <w:t>esident enter</w:t>
      </w:r>
      <w:r>
        <w:rPr>
          <w:rFonts w:ascii="Times New Roman" w:hAnsi="Times New Roman" w:cs="Times New Roman"/>
          <w:sz w:val="24"/>
          <w:szCs w:val="24"/>
        </w:rPr>
        <w:t>s</w:t>
      </w:r>
      <w:r w:rsidR="0020576C" w:rsidRPr="0020576C">
        <w:rPr>
          <w:rFonts w:ascii="Times New Roman" w:hAnsi="Times New Roman" w:cs="Times New Roman"/>
          <w:sz w:val="24"/>
          <w:szCs w:val="24"/>
        </w:rPr>
        <w:t xml:space="preserve"> </w:t>
      </w:r>
      <w:r>
        <w:rPr>
          <w:rFonts w:ascii="Times New Roman" w:hAnsi="Times New Roman" w:cs="Times New Roman"/>
          <w:sz w:val="24"/>
          <w:szCs w:val="24"/>
        </w:rPr>
        <w:t>‘</w:t>
      </w:r>
      <w:r w:rsidR="0020576C" w:rsidRPr="0020576C">
        <w:rPr>
          <w:rFonts w:ascii="Times New Roman" w:hAnsi="Times New Roman" w:cs="Times New Roman"/>
          <w:sz w:val="24"/>
          <w:szCs w:val="24"/>
        </w:rPr>
        <w:t>Y</w:t>
      </w:r>
      <w:r>
        <w:rPr>
          <w:rFonts w:ascii="Times New Roman" w:hAnsi="Times New Roman" w:cs="Times New Roman"/>
          <w:sz w:val="24"/>
          <w:szCs w:val="24"/>
        </w:rPr>
        <w:t>’</w:t>
      </w:r>
      <w:r w:rsidR="0020576C" w:rsidRPr="0020576C">
        <w:rPr>
          <w:rFonts w:ascii="Times New Roman" w:hAnsi="Times New Roman" w:cs="Times New Roman"/>
          <w:sz w:val="24"/>
          <w:szCs w:val="24"/>
        </w:rPr>
        <w:t xml:space="preserve"> to enter the edit information section</w:t>
      </w:r>
      <w:r>
        <w:rPr>
          <w:rFonts w:ascii="Times New Roman" w:hAnsi="Times New Roman" w:cs="Times New Roman"/>
          <w:sz w:val="24"/>
          <w:szCs w:val="24"/>
        </w:rPr>
        <w:t>.</w:t>
      </w:r>
    </w:p>
    <w:p w14:paraId="5C5A6A2F" w14:textId="77777777" w:rsidR="009A3101" w:rsidRPr="009A3101" w:rsidRDefault="000814C6" w:rsidP="009A3101">
      <w:pPr>
        <w:spacing w:line="360" w:lineRule="auto"/>
        <w:ind w:firstLine="360"/>
        <w:rPr>
          <w:rFonts w:ascii="Times New Roman" w:hAnsi="Times New Roman" w:cs="Times New Roman"/>
          <w:b/>
          <w:bCs/>
          <w:sz w:val="24"/>
          <w:szCs w:val="24"/>
        </w:rPr>
      </w:pPr>
      <w:r w:rsidRPr="000814C6">
        <w:rPr>
          <w:rFonts w:ascii="Times New Roman" w:hAnsi="Times New Roman" w:cs="Times New Roman"/>
          <w:b/>
          <w:bCs/>
          <w:noProof/>
          <w:sz w:val="24"/>
          <w:szCs w:val="24"/>
        </w:rPr>
        <w:drawing>
          <wp:inline distT="0" distB="0" distL="0" distR="0" wp14:anchorId="4DA9A846" wp14:editId="00A96FAF">
            <wp:extent cx="6496097" cy="3505226"/>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6496097" cy="3505226"/>
                    </a:xfrm>
                    <a:prstGeom prst="rect">
                      <a:avLst/>
                    </a:prstGeom>
                  </pic:spPr>
                </pic:pic>
              </a:graphicData>
            </a:graphic>
          </wp:inline>
        </w:drawing>
      </w:r>
      <w:r w:rsidR="00D747D4">
        <w:rPr>
          <w:rFonts w:ascii="Times New Roman" w:hAnsi="Times New Roman" w:cs="Times New Roman"/>
          <w:b/>
          <w:bCs/>
          <w:sz w:val="24"/>
          <w:szCs w:val="24"/>
        </w:rPr>
        <w:t xml:space="preserve">   </w:t>
      </w:r>
    </w:p>
    <w:p w14:paraId="3EC12C32" w14:textId="550134E2" w:rsidR="0004707D" w:rsidRDefault="00D747D4" w:rsidP="00D747D4">
      <w:pPr>
        <w:spacing w:line="360" w:lineRule="auto"/>
        <w:ind w:firstLine="360"/>
        <w:rPr>
          <w:rFonts w:ascii="Times New Roman" w:hAnsi="Times New Roman" w:cs="Times New Roman"/>
          <w:i/>
          <w:sz w:val="24"/>
          <w:szCs w:val="24"/>
        </w:rPr>
      </w:pPr>
      <w:r>
        <w:rPr>
          <w:rFonts w:ascii="Times New Roman" w:hAnsi="Times New Roman" w:cs="Times New Roman"/>
          <w:b/>
          <w:bCs/>
          <w:sz w:val="24"/>
          <w:szCs w:val="24"/>
        </w:rPr>
        <w:t xml:space="preserve">                                    </w:t>
      </w:r>
      <w:r w:rsidR="005D4D91" w:rsidRPr="00D747D4">
        <w:rPr>
          <w:rFonts w:ascii="Times New Roman" w:hAnsi="Times New Roman" w:cs="Times New Roman"/>
          <w:i/>
          <w:sz w:val="24"/>
          <w:szCs w:val="24"/>
        </w:rPr>
        <w:t xml:space="preserve">Figure 3.2.1.1 </w:t>
      </w:r>
      <w:r w:rsidR="001E61C0">
        <w:rPr>
          <w:rFonts w:ascii="Times New Roman" w:hAnsi="Times New Roman" w:cs="Times New Roman"/>
          <w:i/>
          <w:sz w:val="24"/>
          <w:szCs w:val="24"/>
        </w:rPr>
        <w:t>Prompt</w:t>
      </w:r>
      <w:r w:rsidR="00B75E90" w:rsidRPr="00D747D4">
        <w:rPr>
          <w:rFonts w:ascii="Times New Roman" w:hAnsi="Times New Roman" w:cs="Times New Roman"/>
          <w:i/>
          <w:sz w:val="24"/>
          <w:szCs w:val="24"/>
        </w:rPr>
        <w:t xml:space="preserve"> to </w:t>
      </w:r>
      <w:r w:rsidR="008544CB" w:rsidRPr="00D747D4">
        <w:rPr>
          <w:rFonts w:ascii="Times New Roman" w:hAnsi="Times New Roman" w:cs="Times New Roman"/>
          <w:i/>
          <w:sz w:val="24"/>
          <w:szCs w:val="24"/>
        </w:rPr>
        <w:t xml:space="preserve">edit </w:t>
      </w:r>
      <w:r w:rsidR="00AC60AD" w:rsidRPr="00D747D4">
        <w:rPr>
          <w:rFonts w:ascii="Times New Roman" w:hAnsi="Times New Roman" w:cs="Times New Roman"/>
          <w:i/>
          <w:sz w:val="24"/>
          <w:szCs w:val="24"/>
        </w:rPr>
        <w:t>information entered</w:t>
      </w:r>
      <w:r w:rsidR="005D4D91" w:rsidRPr="00D747D4">
        <w:rPr>
          <w:rFonts w:ascii="Times New Roman" w:hAnsi="Times New Roman" w:cs="Times New Roman"/>
          <w:i/>
          <w:sz w:val="24"/>
          <w:szCs w:val="24"/>
        </w:rPr>
        <w:tab/>
      </w:r>
    </w:p>
    <w:p w14:paraId="7A4833BC" w14:textId="4BE97AA9" w:rsidR="0020576C" w:rsidRPr="0020576C" w:rsidRDefault="0020576C" w:rsidP="00D747D4">
      <w:pPr>
        <w:spacing w:line="360" w:lineRule="auto"/>
        <w:ind w:firstLine="360"/>
        <w:rPr>
          <w:rFonts w:ascii="Times New Roman" w:hAnsi="Times New Roman" w:cs="Times New Roman"/>
          <w:b/>
          <w:bCs/>
          <w:sz w:val="24"/>
          <w:szCs w:val="24"/>
        </w:rPr>
      </w:pPr>
      <w:r>
        <w:rPr>
          <w:rFonts w:ascii="Times New Roman" w:hAnsi="Times New Roman" w:cs="Times New Roman"/>
          <w:sz w:val="24"/>
          <w:szCs w:val="24"/>
        </w:rPr>
        <w:lastRenderedPageBreak/>
        <w:t xml:space="preserve">Resident </w:t>
      </w:r>
      <w:r w:rsidR="0034792E">
        <w:rPr>
          <w:rFonts w:ascii="Times New Roman" w:hAnsi="Times New Roman" w:cs="Times New Roman"/>
          <w:sz w:val="24"/>
          <w:szCs w:val="24"/>
        </w:rPr>
        <w:t>can</w:t>
      </w:r>
      <w:r>
        <w:rPr>
          <w:rFonts w:ascii="Times New Roman" w:hAnsi="Times New Roman" w:cs="Times New Roman"/>
          <w:sz w:val="24"/>
          <w:szCs w:val="24"/>
        </w:rPr>
        <w:t xml:space="preserve"> re-enter the information </w:t>
      </w:r>
      <w:r w:rsidR="00AD4942">
        <w:rPr>
          <w:rFonts w:ascii="Times New Roman" w:hAnsi="Times New Roman" w:cs="Times New Roman"/>
          <w:sz w:val="24"/>
          <w:szCs w:val="24"/>
        </w:rPr>
        <w:t>in the edit information section.</w:t>
      </w:r>
      <w:r>
        <w:rPr>
          <w:rFonts w:ascii="Times New Roman" w:hAnsi="Times New Roman" w:cs="Times New Roman"/>
          <w:sz w:val="24"/>
          <w:szCs w:val="24"/>
        </w:rPr>
        <w:t xml:space="preserve"> </w:t>
      </w:r>
    </w:p>
    <w:p w14:paraId="04285BB1" w14:textId="4BE631C7" w:rsidR="009A3101" w:rsidRDefault="007B7663" w:rsidP="007B7663">
      <w:pPr>
        <w:spacing w:line="360" w:lineRule="auto"/>
        <w:jc w:val="center"/>
        <w:rPr>
          <w:rFonts w:ascii="Times New Roman" w:hAnsi="Times New Roman" w:cs="Times New Roman"/>
          <w:b/>
          <w:bCs/>
          <w:sz w:val="24"/>
          <w:szCs w:val="24"/>
        </w:rPr>
      </w:pPr>
      <w:r w:rsidRPr="007B7663">
        <w:rPr>
          <w:rFonts w:ascii="Times New Roman" w:hAnsi="Times New Roman" w:cs="Times New Roman"/>
          <w:b/>
          <w:bCs/>
          <w:noProof/>
          <w:sz w:val="24"/>
          <w:szCs w:val="24"/>
        </w:rPr>
        <w:drawing>
          <wp:inline distT="0" distB="0" distL="0" distR="0" wp14:anchorId="59107F5A" wp14:editId="68F2744A">
            <wp:extent cx="5738854" cy="2900384"/>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stretch>
                      <a:fillRect/>
                    </a:stretch>
                  </pic:blipFill>
                  <pic:spPr>
                    <a:xfrm>
                      <a:off x="0" y="0"/>
                      <a:ext cx="5738854" cy="2900384"/>
                    </a:xfrm>
                    <a:prstGeom prst="rect">
                      <a:avLst/>
                    </a:prstGeom>
                  </pic:spPr>
                </pic:pic>
              </a:graphicData>
            </a:graphic>
          </wp:inline>
        </w:drawing>
      </w:r>
    </w:p>
    <w:p w14:paraId="1175B9F4" w14:textId="2CC642E7" w:rsidR="006F0356" w:rsidRPr="008A35BB" w:rsidRDefault="00CA3159" w:rsidP="007B7663">
      <w:pPr>
        <w:spacing w:line="360" w:lineRule="auto"/>
        <w:jc w:val="center"/>
        <w:rPr>
          <w:rFonts w:ascii="Times New Roman" w:hAnsi="Times New Roman" w:cs="Times New Roman"/>
          <w:i/>
          <w:sz w:val="24"/>
          <w:szCs w:val="24"/>
        </w:rPr>
      </w:pPr>
      <w:r w:rsidRPr="008A35BB">
        <w:rPr>
          <w:rFonts w:ascii="Times New Roman" w:hAnsi="Times New Roman" w:cs="Times New Roman"/>
          <w:i/>
          <w:sz w:val="24"/>
          <w:szCs w:val="24"/>
        </w:rPr>
        <w:t>Figure</w:t>
      </w:r>
      <w:r w:rsidR="00D747D4" w:rsidRPr="008A35BB">
        <w:rPr>
          <w:rFonts w:ascii="Times New Roman" w:hAnsi="Times New Roman" w:cs="Times New Roman"/>
          <w:i/>
          <w:sz w:val="24"/>
          <w:szCs w:val="24"/>
        </w:rPr>
        <w:t xml:space="preserve"> 3.2.1.2 </w:t>
      </w:r>
      <w:r w:rsidR="008A35BB" w:rsidRPr="008A35BB">
        <w:rPr>
          <w:rFonts w:ascii="Times New Roman" w:hAnsi="Times New Roman" w:cs="Times New Roman"/>
          <w:i/>
          <w:iCs/>
          <w:sz w:val="24"/>
          <w:szCs w:val="24"/>
        </w:rPr>
        <w:t>Re-enter information</w:t>
      </w:r>
    </w:p>
    <w:p w14:paraId="721DA8CE" w14:textId="2CC642E7" w:rsidR="00AD4942" w:rsidRDefault="00AD4942" w:rsidP="18C9762C">
      <w:pPr>
        <w:spacing w:line="360" w:lineRule="auto"/>
        <w:jc w:val="center"/>
        <w:rPr>
          <w:rFonts w:ascii="Times New Roman" w:hAnsi="Times New Roman" w:cs="Times New Roman"/>
          <w:i/>
          <w:iCs/>
          <w:sz w:val="24"/>
          <w:szCs w:val="24"/>
        </w:rPr>
      </w:pPr>
    </w:p>
    <w:p w14:paraId="4FB4A70E" w14:textId="2CC642E7" w:rsidR="00AD4942" w:rsidRDefault="00AD4942" w:rsidP="18C9762C">
      <w:pPr>
        <w:spacing w:line="360" w:lineRule="auto"/>
        <w:jc w:val="center"/>
        <w:rPr>
          <w:rFonts w:ascii="Times New Roman" w:hAnsi="Times New Roman" w:cs="Times New Roman"/>
          <w:i/>
          <w:iCs/>
          <w:sz w:val="24"/>
          <w:szCs w:val="24"/>
        </w:rPr>
      </w:pPr>
    </w:p>
    <w:p w14:paraId="383E75A5" w14:textId="2CC642E7" w:rsidR="00AD4942" w:rsidRDefault="00AD4942" w:rsidP="18C9762C">
      <w:pPr>
        <w:spacing w:line="360" w:lineRule="auto"/>
        <w:jc w:val="center"/>
        <w:rPr>
          <w:rFonts w:ascii="Times New Roman" w:hAnsi="Times New Roman" w:cs="Times New Roman"/>
          <w:i/>
          <w:iCs/>
          <w:sz w:val="24"/>
          <w:szCs w:val="24"/>
        </w:rPr>
      </w:pPr>
    </w:p>
    <w:p w14:paraId="710A51A9" w14:textId="72605C43" w:rsidR="00AD4942" w:rsidRPr="00AD4942" w:rsidRDefault="00935FAD" w:rsidP="00935FAD">
      <w:pPr>
        <w:spacing w:line="360" w:lineRule="auto"/>
        <w:rPr>
          <w:rFonts w:ascii="Times New Roman" w:hAnsi="Times New Roman" w:cs="Times New Roman"/>
          <w:sz w:val="24"/>
          <w:szCs w:val="24"/>
        </w:rPr>
      </w:pPr>
      <w:r>
        <w:rPr>
          <w:rFonts w:ascii="Times New Roman" w:hAnsi="Times New Roman" w:cs="Times New Roman"/>
          <w:sz w:val="24"/>
          <w:szCs w:val="24"/>
        </w:rPr>
        <w:t>The edited information is successfully saved and display</w:t>
      </w:r>
      <w:r w:rsidR="005E4302">
        <w:rPr>
          <w:rFonts w:ascii="Times New Roman" w:hAnsi="Times New Roman" w:cs="Times New Roman"/>
          <w:sz w:val="24"/>
          <w:szCs w:val="24"/>
        </w:rPr>
        <w:t>ed</w:t>
      </w:r>
      <w:r>
        <w:rPr>
          <w:rFonts w:ascii="Times New Roman" w:hAnsi="Times New Roman" w:cs="Times New Roman"/>
          <w:sz w:val="24"/>
          <w:szCs w:val="24"/>
        </w:rPr>
        <w:t xml:space="preserve"> to the resident.</w:t>
      </w:r>
    </w:p>
    <w:p w14:paraId="5B8D8EE3" w14:textId="1C05FFF3" w:rsidR="008B036F" w:rsidRPr="009A3101" w:rsidRDefault="008B036F" w:rsidP="007B7663">
      <w:pPr>
        <w:spacing w:line="360" w:lineRule="auto"/>
        <w:jc w:val="center"/>
        <w:rPr>
          <w:rFonts w:ascii="Times New Roman" w:hAnsi="Times New Roman" w:cs="Times New Roman"/>
          <w:b/>
          <w:bCs/>
          <w:sz w:val="24"/>
          <w:szCs w:val="24"/>
        </w:rPr>
      </w:pPr>
      <w:r w:rsidRPr="008B036F">
        <w:rPr>
          <w:rFonts w:ascii="Times New Roman" w:hAnsi="Times New Roman" w:cs="Times New Roman"/>
          <w:b/>
          <w:bCs/>
          <w:noProof/>
          <w:sz w:val="24"/>
          <w:szCs w:val="24"/>
        </w:rPr>
        <w:drawing>
          <wp:inline distT="0" distB="0" distL="0" distR="0" wp14:anchorId="2D38DF8D" wp14:editId="161117ED">
            <wp:extent cx="6645910" cy="3041650"/>
            <wp:effectExtent l="0" t="0" r="2540" b="635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stretch>
                      <a:fillRect/>
                    </a:stretch>
                  </pic:blipFill>
                  <pic:spPr>
                    <a:xfrm>
                      <a:off x="0" y="0"/>
                      <a:ext cx="6645910" cy="3041650"/>
                    </a:xfrm>
                    <a:prstGeom prst="rect">
                      <a:avLst/>
                    </a:prstGeom>
                  </pic:spPr>
                </pic:pic>
              </a:graphicData>
            </a:graphic>
          </wp:inline>
        </w:drawing>
      </w:r>
    </w:p>
    <w:p w14:paraId="4E3F2549" w14:textId="136FAD55" w:rsidR="008A35BB" w:rsidRDefault="008A35BB" w:rsidP="007B7663">
      <w:pPr>
        <w:spacing w:line="360" w:lineRule="auto"/>
        <w:jc w:val="center"/>
        <w:rPr>
          <w:rFonts w:ascii="Times New Roman" w:hAnsi="Times New Roman" w:cs="Times New Roman"/>
          <w:i/>
          <w:iCs/>
          <w:sz w:val="24"/>
          <w:szCs w:val="24"/>
        </w:rPr>
      </w:pPr>
      <w:r w:rsidRPr="008A35BB">
        <w:rPr>
          <w:rFonts w:ascii="Times New Roman" w:hAnsi="Times New Roman" w:cs="Times New Roman"/>
          <w:i/>
          <w:iCs/>
          <w:sz w:val="24"/>
          <w:szCs w:val="24"/>
        </w:rPr>
        <w:t xml:space="preserve">Figure 3.2.1.3 </w:t>
      </w:r>
      <w:r w:rsidR="005E4302">
        <w:rPr>
          <w:rFonts w:ascii="Times New Roman" w:hAnsi="Times New Roman" w:cs="Times New Roman"/>
          <w:i/>
          <w:iCs/>
          <w:sz w:val="24"/>
          <w:szCs w:val="24"/>
        </w:rPr>
        <w:t>Program displays</w:t>
      </w:r>
      <w:r w:rsidRPr="008A35BB">
        <w:rPr>
          <w:rFonts w:ascii="Times New Roman" w:hAnsi="Times New Roman" w:cs="Times New Roman"/>
          <w:i/>
          <w:iCs/>
          <w:sz w:val="24"/>
          <w:szCs w:val="24"/>
        </w:rPr>
        <w:t xml:space="preserve"> edited information</w:t>
      </w:r>
    </w:p>
    <w:p w14:paraId="1967413F" w14:textId="136FAD55" w:rsidR="005E4302" w:rsidRPr="008A35BB" w:rsidRDefault="005E4302" w:rsidP="007B7663">
      <w:pPr>
        <w:spacing w:line="360" w:lineRule="auto"/>
        <w:jc w:val="center"/>
        <w:rPr>
          <w:rFonts w:ascii="Times New Roman" w:hAnsi="Times New Roman" w:cs="Times New Roman"/>
          <w:i/>
          <w:iCs/>
          <w:sz w:val="24"/>
          <w:szCs w:val="24"/>
        </w:rPr>
      </w:pPr>
    </w:p>
    <w:p w14:paraId="42BCA8C3" w14:textId="5BD5F2DC" w:rsidR="006A47B5" w:rsidRPr="00E97C8E" w:rsidRDefault="67255C3F" w:rsidP="00060A0E">
      <w:pPr>
        <w:pStyle w:val="ListParagraph"/>
        <w:numPr>
          <w:ilvl w:val="1"/>
          <w:numId w:val="6"/>
        </w:numPr>
        <w:spacing w:line="360" w:lineRule="auto"/>
        <w:rPr>
          <w:rFonts w:ascii="Times New Roman" w:hAnsi="Times New Roman" w:cs="Times New Roman"/>
          <w:b/>
          <w:bCs/>
          <w:sz w:val="24"/>
          <w:szCs w:val="24"/>
        </w:rPr>
      </w:pPr>
      <w:r w:rsidRPr="0D8F8F89">
        <w:rPr>
          <w:rFonts w:ascii="Times New Roman" w:hAnsi="Times New Roman" w:cs="Times New Roman"/>
          <w:b/>
          <w:bCs/>
          <w:sz w:val="24"/>
          <w:szCs w:val="24"/>
        </w:rPr>
        <w:lastRenderedPageBreak/>
        <w:t xml:space="preserve">Module </w:t>
      </w:r>
      <w:r w:rsidR="220DEE3B" w:rsidRPr="0D8F8F89">
        <w:rPr>
          <w:rFonts w:ascii="Times New Roman" w:hAnsi="Times New Roman" w:cs="Times New Roman"/>
          <w:b/>
          <w:bCs/>
          <w:sz w:val="24"/>
          <w:szCs w:val="24"/>
        </w:rPr>
        <w:t>4</w:t>
      </w:r>
      <w:r w:rsidRPr="0D8F8F89">
        <w:rPr>
          <w:rFonts w:ascii="Times New Roman" w:hAnsi="Times New Roman" w:cs="Times New Roman"/>
          <w:b/>
          <w:bCs/>
          <w:sz w:val="24"/>
          <w:szCs w:val="24"/>
        </w:rPr>
        <w:t xml:space="preserve">: </w:t>
      </w:r>
      <w:r w:rsidR="006A47B5" w:rsidRPr="00E97C8E">
        <w:rPr>
          <w:rFonts w:ascii="Times New Roman" w:hAnsi="Times New Roman" w:cs="Times New Roman"/>
          <w:b/>
          <w:bCs/>
          <w:sz w:val="24"/>
          <w:szCs w:val="24"/>
        </w:rPr>
        <w:t>Parcel Registration</w:t>
      </w:r>
    </w:p>
    <w:p w14:paraId="19DAAE1E" w14:textId="5629BD82" w:rsidR="00D644F3" w:rsidRPr="00003878" w:rsidRDefault="00D644F3" w:rsidP="00D644F3">
      <w:pPr>
        <w:pStyle w:val="ListParagraph"/>
        <w:spacing w:line="360" w:lineRule="auto"/>
        <w:ind w:left="360"/>
        <w:rPr>
          <w:rFonts w:ascii="Times New Roman" w:hAnsi="Times New Roman" w:cs="Times New Roman"/>
          <w:sz w:val="24"/>
          <w:szCs w:val="24"/>
        </w:rPr>
      </w:pPr>
      <w:r w:rsidRPr="00003878">
        <w:rPr>
          <w:rFonts w:ascii="Times New Roman" w:hAnsi="Times New Roman" w:cs="Times New Roman"/>
          <w:sz w:val="24"/>
          <w:szCs w:val="24"/>
        </w:rPr>
        <w:t xml:space="preserve">If the user identity is a courier, the user can enter the character ‘1’ to enter </w:t>
      </w:r>
      <w:r w:rsidR="005E4302">
        <w:rPr>
          <w:rFonts w:ascii="Times New Roman" w:hAnsi="Times New Roman" w:cs="Times New Roman"/>
          <w:sz w:val="24"/>
          <w:szCs w:val="24"/>
        </w:rPr>
        <w:t>the parcel registration</w:t>
      </w:r>
      <w:r w:rsidRPr="00003878">
        <w:rPr>
          <w:rFonts w:ascii="Times New Roman" w:hAnsi="Times New Roman" w:cs="Times New Roman"/>
          <w:sz w:val="24"/>
          <w:szCs w:val="24"/>
        </w:rPr>
        <w:t xml:space="preserve"> function</w:t>
      </w:r>
      <w:r w:rsidR="005E4302">
        <w:rPr>
          <w:rFonts w:ascii="Times New Roman" w:hAnsi="Times New Roman" w:cs="Times New Roman"/>
          <w:sz w:val="24"/>
          <w:szCs w:val="24"/>
        </w:rPr>
        <w:t>.</w:t>
      </w:r>
    </w:p>
    <w:p w14:paraId="7EAD5D01" w14:textId="6C685A0D" w:rsidR="009A1163" w:rsidRPr="009A1163" w:rsidRDefault="00AE3F69" w:rsidP="00E242E7">
      <w:pPr>
        <w:pStyle w:val="ListParagraph"/>
        <w:spacing w:line="360" w:lineRule="auto"/>
        <w:ind w:left="360"/>
        <w:jc w:val="center"/>
        <w:rPr>
          <w:rFonts w:ascii="Times New Roman" w:hAnsi="Times New Roman" w:cs="Times New Roman"/>
          <w:b/>
          <w:bCs/>
          <w:sz w:val="24"/>
          <w:szCs w:val="24"/>
        </w:rPr>
      </w:pPr>
      <w:r w:rsidRPr="00AE3F69">
        <w:rPr>
          <w:rFonts w:ascii="Times New Roman" w:hAnsi="Times New Roman" w:cs="Times New Roman"/>
          <w:b/>
          <w:bCs/>
          <w:noProof/>
          <w:sz w:val="24"/>
          <w:szCs w:val="24"/>
        </w:rPr>
        <w:drawing>
          <wp:inline distT="0" distB="0" distL="0" distR="0" wp14:anchorId="7A538FDE" wp14:editId="2CFBB0C0">
            <wp:extent cx="5613400" cy="3103738"/>
            <wp:effectExtent l="0" t="0" r="6350" b="190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4"/>
                    <a:stretch>
                      <a:fillRect/>
                    </a:stretch>
                  </pic:blipFill>
                  <pic:spPr>
                    <a:xfrm>
                      <a:off x="0" y="0"/>
                      <a:ext cx="5618141" cy="3106359"/>
                    </a:xfrm>
                    <a:prstGeom prst="rect">
                      <a:avLst/>
                    </a:prstGeom>
                  </pic:spPr>
                </pic:pic>
              </a:graphicData>
            </a:graphic>
          </wp:inline>
        </w:drawing>
      </w:r>
    </w:p>
    <w:p w14:paraId="2DDCD1CC" w14:textId="7A5935F3" w:rsidR="00D644F3" w:rsidRPr="005E4302" w:rsidRDefault="00D644F3" w:rsidP="005E4302">
      <w:pPr>
        <w:tabs>
          <w:tab w:val="left" w:pos="720"/>
          <w:tab w:val="left" w:pos="1440"/>
          <w:tab w:val="left" w:pos="2160"/>
          <w:tab w:val="left" w:pos="2880"/>
          <w:tab w:val="left" w:pos="3600"/>
          <w:tab w:val="left" w:pos="4320"/>
          <w:tab w:val="left" w:pos="5040"/>
          <w:tab w:val="left" w:pos="5760"/>
          <w:tab w:val="left" w:pos="6480"/>
          <w:tab w:val="left" w:pos="7217"/>
        </w:tabs>
        <w:spacing w:line="360" w:lineRule="auto"/>
        <w:jc w:val="center"/>
        <w:rPr>
          <w:rFonts w:ascii="Times New Roman" w:hAnsi="Times New Roman" w:cs="Times New Roman"/>
          <w:i/>
          <w:sz w:val="24"/>
          <w:szCs w:val="24"/>
        </w:rPr>
      </w:pPr>
      <w:r w:rsidRPr="005E4302">
        <w:rPr>
          <w:rFonts w:ascii="Times New Roman" w:hAnsi="Times New Roman" w:cs="Times New Roman"/>
          <w:i/>
          <w:sz w:val="24"/>
          <w:szCs w:val="24"/>
        </w:rPr>
        <w:t xml:space="preserve">Figure </w:t>
      </w:r>
      <w:r w:rsidR="00003878" w:rsidRPr="005E4302">
        <w:rPr>
          <w:rFonts w:ascii="Times New Roman" w:hAnsi="Times New Roman" w:cs="Times New Roman"/>
          <w:i/>
          <w:sz w:val="24"/>
          <w:szCs w:val="24"/>
        </w:rPr>
        <w:t>3.</w:t>
      </w:r>
      <w:r w:rsidR="008A35BB" w:rsidRPr="005E4302">
        <w:rPr>
          <w:rFonts w:ascii="Times New Roman" w:hAnsi="Times New Roman" w:cs="Times New Roman"/>
          <w:i/>
          <w:iCs/>
          <w:sz w:val="24"/>
          <w:szCs w:val="24"/>
        </w:rPr>
        <w:t>3</w:t>
      </w:r>
      <w:r w:rsidR="00003878" w:rsidRPr="005E4302">
        <w:rPr>
          <w:rFonts w:ascii="Times New Roman" w:hAnsi="Times New Roman" w:cs="Times New Roman"/>
          <w:i/>
          <w:sz w:val="24"/>
          <w:szCs w:val="24"/>
        </w:rPr>
        <w:t>.1:</w:t>
      </w:r>
      <w:r w:rsidRPr="005E4302">
        <w:rPr>
          <w:rFonts w:ascii="Times New Roman" w:hAnsi="Times New Roman" w:cs="Times New Roman"/>
          <w:i/>
          <w:sz w:val="24"/>
          <w:szCs w:val="24"/>
        </w:rPr>
        <w:t xml:space="preserve"> User entering option ‘1’</w:t>
      </w:r>
    </w:p>
    <w:p w14:paraId="0CD6344D" w14:textId="77777777" w:rsidR="000C37F9" w:rsidRDefault="000C37F9" w:rsidP="000C37F9">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rPr>
          <w:rFonts w:ascii="Times New Roman" w:hAnsi="Times New Roman" w:cs="Times New Roman"/>
          <w:b/>
          <w:bCs/>
          <w:sz w:val="24"/>
          <w:szCs w:val="24"/>
        </w:rPr>
      </w:pPr>
    </w:p>
    <w:p w14:paraId="25471421" w14:textId="5FAFF831" w:rsidR="00824262" w:rsidRPr="00824262" w:rsidRDefault="00824262" w:rsidP="000C37F9">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rPr>
          <w:rFonts w:ascii="Times New Roman" w:hAnsi="Times New Roman" w:cs="Times New Roman"/>
          <w:sz w:val="24"/>
          <w:szCs w:val="24"/>
        </w:rPr>
      </w:pPr>
      <w:r w:rsidRPr="00824262">
        <w:rPr>
          <w:rFonts w:ascii="Times New Roman" w:hAnsi="Times New Roman" w:cs="Times New Roman"/>
          <w:sz w:val="24"/>
          <w:szCs w:val="24"/>
        </w:rPr>
        <w:t>Courier enter</w:t>
      </w:r>
      <w:r w:rsidR="005D38F9">
        <w:rPr>
          <w:rFonts w:ascii="Times New Roman" w:hAnsi="Times New Roman" w:cs="Times New Roman"/>
          <w:sz w:val="24"/>
          <w:szCs w:val="24"/>
        </w:rPr>
        <w:t>s</w:t>
      </w:r>
      <w:r w:rsidRPr="00824262">
        <w:rPr>
          <w:rFonts w:ascii="Times New Roman" w:hAnsi="Times New Roman" w:cs="Times New Roman"/>
          <w:sz w:val="24"/>
          <w:szCs w:val="24"/>
        </w:rPr>
        <w:t xml:space="preserve"> the unit number which the parcel need be deliver.</w:t>
      </w:r>
    </w:p>
    <w:p w14:paraId="0FE09236" w14:textId="6B07566A" w:rsidR="000C37F9" w:rsidRDefault="00C0640F" w:rsidP="00E242E7">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jc w:val="center"/>
        <w:rPr>
          <w:rFonts w:ascii="Times New Roman" w:hAnsi="Times New Roman" w:cs="Times New Roman"/>
          <w:b/>
          <w:bCs/>
          <w:sz w:val="24"/>
          <w:szCs w:val="24"/>
        </w:rPr>
      </w:pPr>
      <w:r w:rsidRPr="00C0640F">
        <w:rPr>
          <w:rFonts w:ascii="Times New Roman" w:hAnsi="Times New Roman" w:cs="Times New Roman"/>
          <w:b/>
          <w:bCs/>
          <w:noProof/>
          <w:sz w:val="24"/>
          <w:szCs w:val="24"/>
        </w:rPr>
        <w:drawing>
          <wp:inline distT="0" distB="0" distL="0" distR="0" wp14:anchorId="138B1B9E" wp14:editId="39D1591B">
            <wp:extent cx="6198235" cy="3047757"/>
            <wp:effectExtent l="0" t="0" r="0" b="63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5"/>
                    <a:stretch>
                      <a:fillRect/>
                    </a:stretch>
                  </pic:blipFill>
                  <pic:spPr>
                    <a:xfrm>
                      <a:off x="0" y="0"/>
                      <a:ext cx="6210231" cy="3053656"/>
                    </a:xfrm>
                    <a:prstGeom prst="rect">
                      <a:avLst/>
                    </a:prstGeom>
                  </pic:spPr>
                </pic:pic>
              </a:graphicData>
            </a:graphic>
          </wp:inline>
        </w:drawing>
      </w:r>
    </w:p>
    <w:p w14:paraId="4285977A" w14:textId="29077E44" w:rsidR="00B81A5C" w:rsidRDefault="00B81A5C" w:rsidP="00E242E7">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jc w:val="center"/>
        <w:rPr>
          <w:rFonts w:ascii="Times New Roman" w:hAnsi="Times New Roman" w:cs="Times New Roman"/>
          <w:i/>
          <w:iCs/>
          <w:sz w:val="24"/>
          <w:szCs w:val="24"/>
        </w:rPr>
      </w:pPr>
      <w:r w:rsidRPr="00B81A5C">
        <w:rPr>
          <w:rFonts w:ascii="Times New Roman" w:hAnsi="Times New Roman" w:cs="Times New Roman"/>
          <w:i/>
          <w:iCs/>
          <w:sz w:val="24"/>
          <w:szCs w:val="24"/>
        </w:rPr>
        <w:t>Figure 3.</w:t>
      </w:r>
      <w:r w:rsidR="008A35BB">
        <w:rPr>
          <w:rFonts w:ascii="Times New Roman" w:hAnsi="Times New Roman" w:cs="Times New Roman"/>
          <w:i/>
          <w:iCs/>
          <w:sz w:val="24"/>
          <w:szCs w:val="24"/>
        </w:rPr>
        <w:t>3</w:t>
      </w:r>
      <w:r w:rsidRPr="00B81A5C">
        <w:rPr>
          <w:rFonts w:ascii="Times New Roman" w:hAnsi="Times New Roman" w:cs="Times New Roman"/>
          <w:i/>
          <w:iCs/>
          <w:sz w:val="24"/>
          <w:szCs w:val="24"/>
        </w:rPr>
        <w:t xml:space="preserve">.2 </w:t>
      </w:r>
      <w:r>
        <w:rPr>
          <w:rFonts w:ascii="Times New Roman" w:hAnsi="Times New Roman" w:cs="Times New Roman"/>
          <w:i/>
          <w:iCs/>
          <w:sz w:val="24"/>
          <w:szCs w:val="24"/>
        </w:rPr>
        <w:t>User entering apartment unit number</w:t>
      </w:r>
    </w:p>
    <w:p w14:paraId="05D7752C" w14:textId="77777777" w:rsidR="005D38F9" w:rsidRDefault="005D38F9" w:rsidP="00E242E7">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jc w:val="center"/>
        <w:rPr>
          <w:rFonts w:ascii="Times New Roman" w:hAnsi="Times New Roman" w:cs="Times New Roman"/>
          <w:i/>
          <w:iCs/>
          <w:sz w:val="24"/>
          <w:szCs w:val="24"/>
        </w:rPr>
      </w:pPr>
    </w:p>
    <w:p w14:paraId="763970A1" w14:textId="668AE1F2" w:rsidR="00512E05" w:rsidRPr="00512E05" w:rsidRDefault="00512E05" w:rsidP="00E50FCD">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If the unit number entered by the courier is exists, the system will send a </w:t>
      </w:r>
      <w:r w:rsidR="00E50FCD">
        <w:rPr>
          <w:rFonts w:ascii="Times New Roman" w:hAnsi="Times New Roman" w:cs="Times New Roman"/>
          <w:sz w:val="24"/>
          <w:szCs w:val="24"/>
        </w:rPr>
        <w:t xml:space="preserve">message to get the </w:t>
      </w:r>
      <w:r>
        <w:rPr>
          <w:rFonts w:ascii="Times New Roman" w:hAnsi="Times New Roman" w:cs="Times New Roman"/>
          <w:sz w:val="24"/>
          <w:szCs w:val="24"/>
        </w:rPr>
        <w:t xml:space="preserve">confirmation </w:t>
      </w:r>
      <w:r w:rsidR="00E50FCD">
        <w:rPr>
          <w:rFonts w:ascii="Times New Roman" w:hAnsi="Times New Roman" w:cs="Times New Roman"/>
          <w:sz w:val="24"/>
          <w:szCs w:val="24"/>
        </w:rPr>
        <w:t>of the courier for delivering the parcel to the unit number entered.</w:t>
      </w:r>
    </w:p>
    <w:p w14:paraId="74900385" w14:textId="77777777" w:rsidR="005E4302" w:rsidRPr="00B81A5C" w:rsidRDefault="005E4302" w:rsidP="00E242E7">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jc w:val="center"/>
        <w:rPr>
          <w:rFonts w:ascii="Times New Roman" w:hAnsi="Times New Roman" w:cs="Times New Roman"/>
          <w:i/>
          <w:iCs/>
          <w:sz w:val="24"/>
          <w:szCs w:val="24"/>
        </w:rPr>
      </w:pPr>
    </w:p>
    <w:p w14:paraId="3C6E526C" w14:textId="174DDE7E" w:rsidR="00C0640F" w:rsidRDefault="002031F4" w:rsidP="00E242E7">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jc w:val="center"/>
        <w:rPr>
          <w:rFonts w:ascii="Times New Roman" w:hAnsi="Times New Roman" w:cs="Times New Roman"/>
          <w:b/>
          <w:bCs/>
          <w:sz w:val="24"/>
          <w:szCs w:val="24"/>
        </w:rPr>
      </w:pPr>
      <w:r w:rsidRPr="002031F4">
        <w:rPr>
          <w:rFonts w:ascii="Times New Roman" w:hAnsi="Times New Roman" w:cs="Times New Roman"/>
          <w:b/>
          <w:bCs/>
          <w:noProof/>
          <w:sz w:val="24"/>
          <w:szCs w:val="24"/>
        </w:rPr>
        <w:drawing>
          <wp:inline distT="0" distB="0" distL="0" distR="0" wp14:anchorId="215D56AD" wp14:editId="73660C97">
            <wp:extent cx="6346371" cy="3341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47261" cy="3341839"/>
                    </a:xfrm>
                    <a:prstGeom prst="rect">
                      <a:avLst/>
                    </a:prstGeom>
                  </pic:spPr>
                </pic:pic>
              </a:graphicData>
            </a:graphic>
          </wp:inline>
        </w:drawing>
      </w:r>
    </w:p>
    <w:p w14:paraId="53DBDC59" w14:textId="1E181F5A" w:rsidR="00B81A5C" w:rsidRPr="00104118" w:rsidRDefault="00104118" w:rsidP="00B81A5C">
      <w:pPr>
        <w:tabs>
          <w:tab w:val="left" w:pos="5760"/>
        </w:tabs>
        <w:rPr>
          <w:rFonts w:ascii="Times New Roman" w:hAnsi="Times New Roman" w:cs="Times New Roman"/>
          <w:i/>
          <w:sz w:val="24"/>
          <w:szCs w:val="24"/>
        </w:rPr>
      </w:pPr>
      <w:r w:rsidRPr="00104118">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104118">
        <w:rPr>
          <w:rFonts w:ascii="Times New Roman" w:hAnsi="Times New Roman" w:cs="Times New Roman"/>
          <w:i/>
          <w:iCs/>
          <w:sz w:val="24"/>
          <w:szCs w:val="24"/>
        </w:rPr>
        <w:t xml:space="preserve">       </w:t>
      </w:r>
      <w:r w:rsidR="00B81A5C" w:rsidRPr="00104118">
        <w:rPr>
          <w:rFonts w:ascii="Times New Roman" w:hAnsi="Times New Roman" w:cs="Times New Roman"/>
          <w:i/>
          <w:sz w:val="24"/>
          <w:szCs w:val="24"/>
        </w:rPr>
        <w:t>Figure 3.</w:t>
      </w:r>
      <w:r w:rsidR="008A35BB">
        <w:rPr>
          <w:rFonts w:ascii="Times New Roman" w:hAnsi="Times New Roman" w:cs="Times New Roman"/>
          <w:i/>
          <w:iCs/>
          <w:sz w:val="24"/>
          <w:szCs w:val="24"/>
        </w:rPr>
        <w:t>3</w:t>
      </w:r>
      <w:r w:rsidR="00B81A5C" w:rsidRPr="00104118">
        <w:rPr>
          <w:rFonts w:ascii="Times New Roman" w:hAnsi="Times New Roman" w:cs="Times New Roman"/>
          <w:i/>
          <w:sz w:val="24"/>
          <w:szCs w:val="24"/>
        </w:rPr>
        <w:t xml:space="preserve">.3 Confirmation of delivering parcel to entered </w:t>
      </w:r>
      <w:r w:rsidRPr="00104118">
        <w:rPr>
          <w:rFonts w:ascii="Times New Roman" w:hAnsi="Times New Roman" w:cs="Times New Roman"/>
          <w:i/>
          <w:iCs/>
          <w:sz w:val="24"/>
          <w:szCs w:val="24"/>
        </w:rPr>
        <w:t xml:space="preserve">apartment </w:t>
      </w:r>
      <w:r w:rsidR="00B81A5C" w:rsidRPr="00104118">
        <w:rPr>
          <w:rFonts w:ascii="Times New Roman" w:hAnsi="Times New Roman" w:cs="Times New Roman"/>
          <w:i/>
          <w:sz w:val="24"/>
          <w:szCs w:val="24"/>
        </w:rPr>
        <w:t xml:space="preserve">unit </w:t>
      </w:r>
    </w:p>
    <w:p w14:paraId="36256E59" w14:textId="77777777" w:rsidR="00E50FCD" w:rsidRDefault="00E50FCD" w:rsidP="00B81A5C">
      <w:pPr>
        <w:tabs>
          <w:tab w:val="left" w:pos="5760"/>
        </w:tabs>
        <w:rPr>
          <w:rFonts w:ascii="Times New Roman" w:hAnsi="Times New Roman" w:cs="Times New Roman"/>
          <w:i/>
          <w:iCs/>
          <w:sz w:val="24"/>
          <w:szCs w:val="24"/>
        </w:rPr>
      </w:pPr>
    </w:p>
    <w:p w14:paraId="0C33CFF9" w14:textId="263141D2" w:rsidR="00E50FCD" w:rsidRPr="00E50FCD" w:rsidRDefault="00E50FCD" w:rsidP="00B81A5C">
      <w:pPr>
        <w:tabs>
          <w:tab w:val="left" w:pos="5760"/>
        </w:tabs>
        <w:rPr>
          <w:rFonts w:ascii="Times New Roman" w:hAnsi="Times New Roman" w:cs="Times New Roman"/>
          <w:sz w:val="24"/>
          <w:szCs w:val="24"/>
        </w:rPr>
      </w:pPr>
      <w:r>
        <w:rPr>
          <w:rFonts w:ascii="Times New Roman" w:hAnsi="Times New Roman" w:cs="Times New Roman"/>
          <w:sz w:val="24"/>
          <w:szCs w:val="24"/>
        </w:rPr>
        <w:t>After the first parcel registration</w:t>
      </w:r>
      <w:r w:rsidR="00AE7C7E">
        <w:rPr>
          <w:rFonts w:ascii="Times New Roman" w:hAnsi="Times New Roman" w:cs="Times New Roman"/>
          <w:sz w:val="24"/>
          <w:szCs w:val="24"/>
        </w:rPr>
        <w:t xml:space="preserve"> is</w:t>
      </w:r>
      <w:r>
        <w:rPr>
          <w:rFonts w:ascii="Times New Roman" w:hAnsi="Times New Roman" w:cs="Times New Roman"/>
          <w:sz w:val="24"/>
          <w:szCs w:val="24"/>
        </w:rPr>
        <w:t xml:space="preserve"> complete</w:t>
      </w:r>
      <w:r w:rsidR="00AE7C7E">
        <w:rPr>
          <w:rFonts w:ascii="Times New Roman" w:hAnsi="Times New Roman" w:cs="Times New Roman"/>
          <w:sz w:val="24"/>
          <w:szCs w:val="24"/>
        </w:rPr>
        <w:t>d</w:t>
      </w:r>
      <w:r>
        <w:rPr>
          <w:rFonts w:ascii="Times New Roman" w:hAnsi="Times New Roman" w:cs="Times New Roman"/>
          <w:sz w:val="24"/>
          <w:szCs w:val="24"/>
        </w:rPr>
        <w:t>, the system will ask i</w:t>
      </w:r>
      <w:r w:rsidR="00AE7C7E">
        <w:rPr>
          <w:rFonts w:ascii="Times New Roman" w:hAnsi="Times New Roman" w:cs="Times New Roman"/>
          <w:sz w:val="24"/>
          <w:szCs w:val="24"/>
        </w:rPr>
        <w:t>f</w:t>
      </w:r>
      <w:r>
        <w:rPr>
          <w:rFonts w:ascii="Times New Roman" w:hAnsi="Times New Roman" w:cs="Times New Roman"/>
          <w:sz w:val="24"/>
          <w:szCs w:val="24"/>
        </w:rPr>
        <w:t xml:space="preserve"> there </w:t>
      </w:r>
      <w:r w:rsidR="00AE7C7E">
        <w:rPr>
          <w:rFonts w:ascii="Times New Roman" w:hAnsi="Times New Roman" w:cs="Times New Roman"/>
          <w:sz w:val="24"/>
          <w:szCs w:val="24"/>
        </w:rPr>
        <w:t xml:space="preserve">are </w:t>
      </w:r>
      <w:r>
        <w:rPr>
          <w:rFonts w:ascii="Times New Roman" w:hAnsi="Times New Roman" w:cs="Times New Roman"/>
          <w:sz w:val="24"/>
          <w:szCs w:val="24"/>
        </w:rPr>
        <w:t>any</w:t>
      </w:r>
      <w:r w:rsidR="00AE7C7E">
        <w:rPr>
          <w:rFonts w:ascii="Times New Roman" w:hAnsi="Times New Roman" w:cs="Times New Roman"/>
          <w:sz w:val="24"/>
          <w:szCs w:val="24"/>
        </w:rPr>
        <w:t xml:space="preserve"> more</w:t>
      </w:r>
      <w:r>
        <w:rPr>
          <w:rFonts w:ascii="Times New Roman" w:hAnsi="Times New Roman" w:cs="Times New Roman"/>
          <w:sz w:val="24"/>
          <w:szCs w:val="24"/>
        </w:rPr>
        <w:t xml:space="preserve"> </w:t>
      </w:r>
      <w:r w:rsidR="00817D8A">
        <w:rPr>
          <w:rFonts w:ascii="Times New Roman" w:hAnsi="Times New Roman" w:cs="Times New Roman"/>
          <w:sz w:val="24"/>
          <w:szCs w:val="24"/>
        </w:rPr>
        <w:t>parcel</w:t>
      </w:r>
      <w:r w:rsidR="00AE7C7E">
        <w:rPr>
          <w:rFonts w:ascii="Times New Roman" w:hAnsi="Times New Roman" w:cs="Times New Roman"/>
          <w:sz w:val="24"/>
          <w:szCs w:val="24"/>
        </w:rPr>
        <w:t>s</w:t>
      </w:r>
      <w:r w:rsidR="00817D8A">
        <w:rPr>
          <w:rFonts w:ascii="Times New Roman" w:hAnsi="Times New Roman" w:cs="Times New Roman"/>
          <w:sz w:val="24"/>
          <w:szCs w:val="24"/>
        </w:rPr>
        <w:t xml:space="preserve"> </w:t>
      </w:r>
      <w:r w:rsidR="00E6335F">
        <w:rPr>
          <w:rFonts w:ascii="Times New Roman" w:hAnsi="Times New Roman" w:cs="Times New Roman"/>
          <w:sz w:val="24"/>
          <w:szCs w:val="24"/>
        </w:rPr>
        <w:t>to be deliver</w:t>
      </w:r>
      <w:r w:rsidR="00AE7C7E">
        <w:rPr>
          <w:rFonts w:ascii="Times New Roman" w:hAnsi="Times New Roman" w:cs="Times New Roman"/>
          <w:sz w:val="24"/>
          <w:szCs w:val="24"/>
        </w:rPr>
        <w:t>ed</w:t>
      </w:r>
      <w:r w:rsidR="00E6335F">
        <w:rPr>
          <w:rFonts w:ascii="Times New Roman" w:hAnsi="Times New Roman" w:cs="Times New Roman"/>
          <w:sz w:val="24"/>
          <w:szCs w:val="24"/>
        </w:rPr>
        <w:t xml:space="preserve">. Enter </w:t>
      </w:r>
      <w:r w:rsidR="00AE7C7E">
        <w:rPr>
          <w:rFonts w:ascii="Times New Roman" w:hAnsi="Times New Roman" w:cs="Times New Roman"/>
          <w:sz w:val="24"/>
          <w:szCs w:val="24"/>
        </w:rPr>
        <w:t>‘</w:t>
      </w:r>
      <w:r w:rsidR="00E6335F">
        <w:rPr>
          <w:rFonts w:ascii="Times New Roman" w:hAnsi="Times New Roman" w:cs="Times New Roman"/>
          <w:sz w:val="24"/>
          <w:szCs w:val="24"/>
        </w:rPr>
        <w:t>N</w:t>
      </w:r>
      <w:r w:rsidR="00AE7C7E">
        <w:rPr>
          <w:rFonts w:ascii="Times New Roman" w:hAnsi="Times New Roman" w:cs="Times New Roman"/>
          <w:sz w:val="24"/>
          <w:szCs w:val="24"/>
        </w:rPr>
        <w:t>’</w:t>
      </w:r>
      <w:r w:rsidR="00E6335F">
        <w:rPr>
          <w:rFonts w:ascii="Times New Roman" w:hAnsi="Times New Roman" w:cs="Times New Roman"/>
          <w:sz w:val="24"/>
          <w:szCs w:val="24"/>
        </w:rPr>
        <w:t xml:space="preserve"> to quit this section.</w:t>
      </w:r>
    </w:p>
    <w:p w14:paraId="4A895DCF" w14:textId="136FAD55" w:rsidR="002031F4" w:rsidRDefault="00364EC8" w:rsidP="00E242E7">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jc w:val="center"/>
        <w:rPr>
          <w:rFonts w:ascii="Times New Roman" w:hAnsi="Times New Roman" w:cs="Times New Roman"/>
          <w:b/>
          <w:bCs/>
          <w:sz w:val="24"/>
          <w:szCs w:val="24"/>
        </w:rPr>
      </w:pPr>
      <w:r>
        <w:rPr>
          <w:noProof/>
        </w:rPr>
        <w:drawing>
          <wp:inline distT="0" distB="0" distL="0" distR="0" wp14:anchorId="776F8786" wp14:editId="7762EBB6">
            <wp:extent cx="6193972" cy="3149066"/>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47">
                      <a:extLst>
                        <a:ext uri="{28A0092B-C50C-407E-A947-70E740481C1C}">
                          <a14:useLocalDpi xmlns:a14="http://schemas.microsoft.com/office/drawing/2010/main" val="0"/>
                        </a:ext>
                      </a:extLst>
                    </a:blip>
                    <a:stretch>
                      <a:fillRect/>
                    </a:stretch>
                  </pic:blipFill>
                  <pic:spPr>
                    <a:xfrm>
                      <a:off x="0" y="0"/>
                      <a:ext cx="6193972" cy="3149066"/>
                    </a:xfrm>
                    <a:prstGeom prst="rect">
                      <a:avLst/>
                    </a:prstGeom>
                  </pic:spPr>
                </pic:pic>
              </a:graphicData>
            </a:graphic>
          </wp:inline>
        </w:drawing>
      </w:r>
    </w:p>
    <w:p w14:paraId="2FA4D533" w14:textId="0A7E5A86" w:rsidR="002F13FB" w:rsidRPr="00AE7C7E" w:rsidRDefault="00104118" w:rsidP="005E4302">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jc w:val="center"/>
        <w:rPr>
          <w:rFonts w:ascii="Times New Roman" w:hAnsi="Times New Roman" w:cs="Times New Roman"/>
          <w:i/>
          <w:iCs/>
          <w:sz w:val="24"/>
          <w:szCs w:val="24"/>
        </w:rPr>
      </w:pPr>
      <w:r w:rsidRPr="00AE7C7E">
        <w:rPr>
          <w:rFonts w:ascii="Times New Roman" w:hAnsi="Times New Roman" w:cs="Times New Roman"/>
          <w:i/>
          <w:iCs/>
          <w:sz w:val="24"/>
          <w:szCs w:val="24"/>
        </w:rPr>
        <w:t>Figure 3.</w:t>
      </w:r>
      <w:r w:rsidR="008A35BB" w:rsidRPr="00AE7C7E">
        <w:rPr>
          <w:rFonts w:ascii="Times New Roman" w:hAnsi="Times New Roman" w:cs="Times New Roman"/>
          <w:i/>
          <w:iCs/>
          <w:sz w:val="24"/>
          <w:szCs w:val="24"/>
        </w:rPr>
        <w:t>3</w:t>
      </w:r>
      <w:r w:rsidRPr="00AE7C7E">
        <w:rPr>
          <w:rFonts w:ascii="Times New Roman" w:hAnsi="Times New Roman" w:cs="Times New Roman"/>
          <w:i/>
          <w:iCs/>
          <w:sz w:val="24"/>
          <w:szCs w:val="24"/>
        </w:rPr>
        <w:t xml:space="preserve">.4 </w:t>
      </w:r>
      <w:r w:rsidR="00BB29CC" w:rsidRPr="00AE7C7E">
        <w:rPr>
          <w:rFonts w:ascii="Times New Roman" w:hAnsi="Times New Roman" w:cs="Times New Roman"/>
          <w:i/>
          <w:iCs/>
          <w:sz w:val="24"/>
          <w:szCs w:val="24"/>
        </w:rPr>
        <w:t>Option to deliver another parcel</w:t>
      </w:r>
    </w:p>
    <w:p w14:paraId="023147E0" w14:textId="65AC217F" w:rsidR="002F13FB" w:rsidRPr="00AE7C7E" w:rsidRDefault="7003FFF4" w:rsidP="002F13FB">
      <w:pPr>
        <w:tabs>
          <w:tab w:val="left" w:pos="2743"/>
        </w:tabs>
        <w:rPr>
          <w:rFonts w:ascii="Times New Roman" w:hAnsi="Times New Roman" w:cs="Times New Roman"/>
          <w:sz w:val="24"/>
          <w:szCs w:val="24"/>
        </w:rPr>
      </w:pPr>
      <w:r w:rsidRPr="00AE7C7E">
        <w:rPr>
          <w:rFonts w:ascii="Times New Roman" w:hAnsi="Times New Roman" w:cs="Times New Roman"/>
          <w:sz w:val="24"/>
          <w:szCs w:val="24"/>
        </w:rPr>
        <w:t>The parcel registration is successful</w:t>
      </w:r>
      <w:r w:rsidR="00AE7C7E">
        <w:rPr>
          <w:rFonts w:ascii="Times New Roman" w:hAnsi="Times New Roman" w:cs="Times New Roman"/>
          <w:sz w:val="24"/>
          <w:szCs w:val="24"/>
        </w:rPr>
        <w:t>.</w:t>
      </w:r>
    </w:p>
    <w:p w14:paraId="3EC732A2" w14:textId="547F12C6" w:rsidR="001F4B32" w:rsidRPr="00EE572C" w:rsidRDefault="00F22D55" w:rsidP="00E242E7">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jc w:val="center"/>
        <w:rPr>
          <w:rFonts w:ascii="Times New Roman" w:hAnsi="Times New Roman" w:cs="Times New Roman"/>
          <w:i/>
          <w:sz w:val="24"/>
          <w:szCs w:val="24"/>
        </w:rPr>
      </w:pPr>
      <w:r w:rsidRPr="00EE572C">
        <w:rPr>
          <w:rFonts w:ascii="Times New Roman" w:hAnsi="Times New Roman" w:cs="Times New Roman"/>
          <w:i/>
          <w:noProof/>
          <w:sz w:val="24"/>
          <w:szCs w:val="24"/>
        </w:rPr>
        <w:lastRenderedPageBreak/>
        <w:drawing>
          <wp:inline distT="0" distB="0" distL="0" distR="0" wp14:anchorId="2A000C8C" wp14:editId="393B6370">
            <wp:extent cx="5946829" cy="2960914"/>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8"/>
                    <a:stretch>
                      <a:fillRect/>
                    </a:stretch>
                  </pic:blipFill>
                  <pic:spPr>
                    <a:xfrm>
                      <a:off x="0" y="0"/>
                      <a:ext cx="5950835" cy="2962908"/>
                    </a:xfrm>
                    <a:prstGeom prst="rect">
                      <a:avLst/>
                    </a:prstGeom>
                  </pic:spPr>
                </pic:pic>
              </a:graphicData>
            </a:graphic>
          </wp:inline>
        </w:drawing>
      </w:r>
    </w:p>
    <w:p w14:paraId="00C534EA" w14:textId="7EDB5FE1" w:rsidR="008A35BB" w:rsidRDefault="008A35BB" w:rsidP="00E242E7">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jc w:val="center"/>
        <w:rPr>
          <w:rFonts w:ascii="Times New Roman" w:hAnsi="Times New Roman" w:cs="Times New Roman"/>
          <w:b/>
          <w:bCs/>
          <w:sz w:val="24"/>
          <w:szCs w:val="24"/>
        </w:rPr>
      </w:pPr>
      <w:r w:rsidRPr="00EE572C">
        <w:rPr>
          <w:rFonts w:ascii="Times New Roman" w:hAnsi="Times New Roman" w:cs="Times New Roman"/>
          <w:i/>
          <w:iCs/>
          <w:sz w:val="24"/>
          <w:szCs w:val="24"/>
        </w:rPr>
        <w:t xml:space="preserve">Figure 3.3.5 </w:t>
      </w:r>
      <w:r w:rsidR="00EE572C" w:rsidRPr="00EE572C">
        <w:rPr>
          <w:rFonts w:ascii="Times New Roman" w:hAnsi="Times New Roman" w:cs="Times New Roman"/>
          <w:i/>
          <w:iCs/>
          <w:sz w:val="24"/>
          <w:szCs w:val="24"/>
        </w:rPr>
        <w:t>Parcel registration successful</w:t>
      </w:r>
    </w:p>
    <w:p w14:paraId="1C2594A9" w14:textId="136FAD55" w:rsidR="00F22D55" w:rsidRDefault="00F22D55" w:rsidP="000C37F9">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rPr>
          <w:rFonts w:ascii="Times New Roman" w:hAnsi="Times New Roman" w:cs="Times New Roman"/>
          <w:b/>
          <w:bCs/>
          <w:sz w:val="24"/>
          <w:szCs w:val="24"/>
        </w:rPr>
      </w:pPr>
    </w:p>
    <w:p w14:paraId="0023F8C4" w14:textId="136FAD55" w:rsidR="005E4302" w:rsidRDefault="005E4302" w:rsidP="000C37F9">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rPr>
          <w:rFonts w:ascii="Times New Roman" w:hAnsi="Times New Roman" w:cs="Times New Roman"/>
          <w:b/>
          <w:bCs/>
          <w:sz w:val="24"/>
          <w:szCs w:val="24"/>
        </w:rPr>
      </w:pPr>
    </w:p>
    <w:p w14:paraId="6B48BD2F" w14:textId="136FAD55" w:rsidR="005E4302" w:rsidRDefault="005E4302" w:rsidP="000C37F9">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rPr>
          <w:rFonts w:ascii="Times New Roman" w:hAnsi="Times New Roman" w:cs="Times New Roman"/>
          <w:b/>
          <w:bCs/>
          <w:sz w:val="24"/>
          <w:szCs w:val="24"/>
        </w:rPr>
      </w:pPr>
    </w:p>
    <w:p w14:paraId="59AD4752" w14:textId="136FAD55" w:rsidR="005E4302" w:rsidRDefault="005E4302" w:rsidP="000C37F9">
      <w:pPr>
        <w:pStyle w:val="ListParagraph"/>
        <w:tabs>
          <w:tab w:val="left" w:pos="720"/>
          <w:tab w:val="left" w:pos="1440"/>
          <w:tab w:val="left" w:pos="2160"/>
          <w:tab w:val="left" w:pos="2880"/>
          <w:tab w:val="left" w:pos="3600"/>
          <w:tab w:val="left" w:pos="4320"/>
          <w:tab w:val="left" w:pos="5040"/>
          <w:tab w:val="left" w:pos="5760"/>
          <w:tab w:val="left" w:pos="6480"/>
          <w:tab w:val="left" w:pos="7217"/>
        </w:tabs>
        <w:spacing w:line="360" w:lineRule="auto"/>
        <w:ind w:left="360"/>
        <w:rPr>
          <w:rFonts w:ascii="Times New Roman" w:hAnsi="Times New Roman" w:cs="Times New Roman"/>
          <w:b/>
          <w:bCs/>
          <w:sz w:val="24"/>
          <w:szCs w:val="24"/>
        </w:rPr>
      </w:pPr>
    </w:p>
    <w:p w14:paraId="5DBB5563" w14:textId="1E8B30E7" w:rsidR="005E4302" w:rsidRPr="00AE7C7E" w:rsidRDefault="0074069E">
      <w:pPr>
        <w:rPr>
          <w:rFonts w:ascii="Times New Roman" w:hAnsi="Times New Roman" w:cs="Times New Roman"/>
          <w:b/>
          <w:bCs/>
          <w:sz w:val="24"/>
          <w:szCs w:val="24"/>
        </w:rPr>
      </w:pPr>
      <w:r>
        <w:rPr>
          <w:rFonts w:ascii="Times New Roman" w:hAnsi="Times New Roman" w:cs="Times New Roman"/>
          <w:b/>
          <w:bCs/>
          <w:sz w:val="24"/>
          <w:szCs w:val="24"/>
        </w:rPr>
        <w:br w:type="page"/>
      </w:r>
    </w:p>
    <w:p w14:paraId="41C7C5BC" w14:textId="2CE725F9" w:rsidR="00F22D55" w:rsidRPr="00F22D55" w:rsidRDefault="67255C3F" w:rsidP="00060A0E">
      <w:pPr>
        <w:pStyle w:val="ListParagraph"/>
        <w:numPr>
          <w:ilvl w:val="1"/>
          <w:numId w:val="6"/>
        </w:numPr>
        <w:spacing w:line="360" w:lineRule="auto"/>
        <w:rPr>
          <w:rFonts w:ascii="Times New Roman" w:hAnsi="Times New Roman" w:cs="Times New Roman"/>
          <w:b/>
          <w:bCs/>
          <w:sz w:val="24"/>
          <w:szCs w:val="24"/>
        </w:rPr>
      </w:pPr>
      <w:r w:rsidRPr="0D8F8F89">
        <w:rPr>
          <w:rFonts w:ascii="Times New Roman" w:hAnsi="Times New Roman" w:cs="Times New Roman"/>
          <w:b/>
          <w:bCs/>
          <w:sz w:val="24"/>
          <w:szCs w:val="24"/>
        </w:rPr>
        <w:lastRenderedPageBreak/>
        <w:t xml:space="preserve">Module </w:t>
      </w:r>
      <w:r w:rsidR="220DEE3B" w:rsidRPr="0D8F8F89">
        <w:rPr>
          <w:rFonts w:ascii="Times New Roman" w:hAnsi="Times New Roman" w:cs="Times New Roman"/>
          <w:b/>
          <w:bCs/>
          <w:sz w:val="24"/>
          <w:szCs w:val="24"/>
        </w:rPr>
        <w:t>5</w:t>
      </w:r>
      <w:r w:rsidRPr="0D8F8F89">
        <w:rPr>
          <w:rFonts w:ascii="Times New Roman" w:hAnsi="Times New Roman" w:cs="Times New Roman"/>
          <w:b/>
          <w:bCs/>
          <w:sz w:val="24"/>
          <w:szCs w:val="24"/>
        </w:rPr>
        <w:t>: Parcel Collection</w:t>
      </w:r>
    </w:p>
    <w:p w14:paraId="19D1BB3E" w14:textId="4B0A1047" w:rsidR="006B7CCB" w:rsidRPr="00F97124" w:rsidRDefault="00F97124" w:rsidP="006B7CCB">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This is the </w:t>
      </w:r>
      <w:r w:rsidR="005E4302">
        <w:rPr>
          <w:rFonts w:ascii="Times New Roman" w:hAnsi="Times New Roman" w:cs="Times New Roman"/>
          <w:sz w:val="24"/>
          <w:szCs w:val="24"/>
        </w:rPr>
        <w:t>starting</w:t>
      </w:r>
      <w:r>
        <w:rPr>
          <w:rFonts w:ascii="Times New Roman" w:hAnsi="Times New Roman" w:cs="Times New Roman"/>
          <w:sz w:val="24"/>
          <w:szCs w:val="24"/>
        </w:rPr>
        <w:t xml:space="preserve"> of the parcel collection page.</w:t>
      </w:r>
    </w:p>
    <w:p w14:paraId="2B11B549" w14:textId="4D7AC668" w:rsidR="006A47B5" w:rsidRPr="006A47B5" w:rsidRDefault="00863F62" w:rsidP="00E242E7">
      <w:pPr>
        <w:spacing w:line="360" w:lineRule="auto"/>
        <w:jc w:val="center"/>
        <w:rPr>
          <w:rFonts w:ascii="Times New Roman" w:hAnsi="Times New Roman" w:cs="Times New Roman"/>
          <w:sz w:val="24"/>
          <w:szCs w:val="24"/>
        </w:rPr>
      </w:pPr>
      <w:r w:rsidRPr="00863F62">
        <w:rPr>
          <w:rFonts w:ascii="Times New Roman" w:hAnsi="Times New Roman" w:cs="Times New Roman"/>
          <w:noProof/>
          <w:sz w:val="24"/>
          <w:szCs w:val="24"/>
        </w:rPr>
        <w:drawing>
          <wp:inline distT="0" distB="0" distL="0" distR="0" wp14:anchorId="7A1A5500" wp14:editId="037A22E3">
            <wp:extent cx="6074229" cy="3069035"/>
            <wp:effectExtent l="0" t="0" r="3175"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9"/>
                    <a:stretch>
                      <a:fillRect/>
                    </a:stretch>
                  </pic:blipFill>
                  <pic:spPr>
                    <a:xfrm>
                      <a:off x="0" y="0"/>
                      <a:ext cx="6077389" cy="3070632"/>
                    </a:xfrm>
                    <a:prstGeom prst="rect">
                      <a:avLst/>
                    </a:prstGeom>
                  </pic:spPr>
                </pic:pic>
              </a:graphicData>
            </a:graphic>
          </wp:inline>
        </w:drawing>
      </w:r>
    </w:p>
    <w:p w14:paraId="5AD0CDF7" w14:textId="136FAD55" w:rsidR="005F381E" w:rsidRDefault="005F381E" w:rsidP="005F381E">
      <w:pPr>
        <w:jc w:val="center"/>
        <w:rPr>
          <w:rFonts w:ascii="Times New Roman" w:hAnsi="Times New Roman" w:cs="Times New Roman"/>
          <w:i/>
          <w:iCs/>
          <w:sz w:val="24"/>
          <w:szCs w:val="24"/>
        </w:rPr>
      </w:pPr>
      <w:r w:rsidRPr="009E01FC">
        <w:rPr>
          <w:rFonts w:ascii="Times New Roman" w:hAnsi="Times New Roman" w:cs="Times New Roman"/>
          <w:i/>
          <w:iCs/>
          <w:sz w:val="24"/>
          <w:szCs w:val="24"/>
        </w:rPr>
        <w:t xml:space="preserve">Figure 3.4.1 </w:t>
      </w:r>
      <w:r w:rsidR="009E01FC" w:rsidRPr="009E01FC">
        <w:rPr>
          <w:rFonts w:ascii="Times New Roman" w:hAnsi="Times New Roman" w:cs="Times New Roman"/>
          <w:i/>
          <w:iCs/>
          <w:sz w:val="24"/>
          <w:szCs w:val="24"/>
        </w:rPr>
        <w:t>Parcel collection page</w:t>
      </w:r>
    </w:p>
    <w:p w14:paraId="39354502" w14:textId="136FAD55" w:rsidR="005E4302" w:rsidRPr="009E01FC" w:rsidRDefault="005E4302" w:rsidP="005F381E">
      <w:pPr>
        <w:jc w:val="center"/>
        <w:rPr>
          <w:rFonts w:ascii="Times New Roman" w:hAnsi="Times New Roman" w:cs="Times New Roman"/>
          <w:i/>
          <w:sz w:val="24"/>
          <w:szCs w:val="24"/>
        </w:rPr>
      </w:pPr>
    </w:p>
    <w:p w14:paraId="0C0C0099" w14:textId="1EC1550E" w:rsidR="00F97124" w:rsidRPr="00F97124" w:rsidRDefault="005E4302" w:rsidP="00F97124">
      <w:pPr>
        <w:rPr>
          <w:rFonts w:ascii="Times New Roman" w:hAnsi="Times New Roman" w:cs="Times New Roman"/>
          <w:sz w:val="24"/>
          <w:szCs w:val="24"/>
        </w:rPr>
      </w:pPr>
      <w:r>
        <w:rPr>
          <w:rFonts w:ascii="Times New Roman" w:hAnsi="Times New Roman" w:cs="Times New Roman"/>
          <w:sz w:val="24"/>
          <w:szCs w:val="24"/>
        </w:rPr>
        <w:t>The r</w:t>
      </w:r>
      <w:r w:rsidR="00F97124">
        <w:rPr>
          <w:rFonts w:ascii="Times New Roman" w:hAnsi="Times New Roman" w:cs="Times New Roman"/>
          <w:sz w:val="24"/>
          <w:szCs w:val="24"/>
        </w:rPr>
        <w:t>esident enter</w:t>
      </w:r>
      <w:r>
        <w:rPr>
          <w:rFonts w:ascii="Times New Roman" w:hAnsi="Times New Roman" w:cs="Times New Roman"/>
          <w:sz w:val="24"/>
          <w:szCs w:val="24"/>
        </w:rPr>
        <w:t>s</w:t>
      </w:r>
      <w:r w:rsidR="00F97124">
        <w:rPr>
          <w:rFonts w:ascii="Times New Roman" w:hAnsi="Times New Roman" w:cs="Times New Roman"/>
          <w:sz w:val="24"/>
          <w:szCs w:val="24"/>
        </w:rPr>
        <w:t xml:space="preserve"> the apartment unit number to check whether </w:t>
      </w:r>
      <w:r w:rsidR="00D3053C">
        <w:rPr>
          <w:rFonts w:ascii="Times New Roman" w:hAnsi="Times New Roman" w:cs="Times New Roman"/>
          <w:sz w:val="24"/>
          <w:szCs w:val="24"/>
        </w:rPr>
        <w:t>there is a parcel in the locker.</w:t>
      </w:r>
    </w:p>
    <w:p w14:paraId="1863C241" w14:textId="5C8C1BBF" w:rsidR="00863F62" w:rsidRDefault="00266C44" w:rsidP="00F22D55">
      <w:pPr>
        <w:spacing w:line="360" w:lineRule="auto"/>
        <w:rPr>
          <w:rFonts w:ascii="Times New Roman" w:hAnsi="Times New Roman" w:cs="Times New Roman"/>
          <w:sz w:val="24"/>
          <w:szCs w:val="24"/>
        </w:rPr>
      </w:pPr>
      <w:r w:rsidRPr="00266C44">
        <w:rPr>
          <w:rFonts w:ascii="Times New Roman" w:hAnsi="Times New Roman" w:cs="Times New Roman"/>
          <w:noProof/>
          <w:sz w:val="24"/>
          <w:szCs w:val="24"/>
        </w:rPr>
        <w:drawing>
          <wp:anchor distT="0" distB="0" distL="114300" distR="114300" simplePos="0" relativeHeight="251658243" behindDoc="1" locked="0" layoutInCell="1" allowOverlap="1" wp14:anchorId="0611586A" wp14:editId="68067EC0">
            <wp:simplePos x="0" y="0"/>
            <wp:positionH relativeFrom="column">
              <wp:posOffset>544286</wp:posOffset>
            </wp:positionH>
            <wp:positionV relativeFrom="paragraph">
              <wp:posOffset>3175</wp:posOffset>
            </wp:positionV>
            <wp:extent cx="5551714" cy="2852294"/>
            <wp:effectExtent l="0" t="0" r="0" b="5715"/>
            <wp:wrapTight wrapText="bothSides">
              <wp:wrapPolygon edited="0">
                <wp:start x="0" y="0"/>
                <wp:lineTo x="0" y="21499"/>
                <wp:lineTo x="21496" y="21499"/>
                <wp:lineTo x="21496"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51714" cy="2852294"/>
                    </a:xfrm>
                    <a:prstGeom prst="rect">
                      <a:avLst/>
                    </a:prstGeom>
                  </pic:spPr>
                </pic:pic>
              </a:graphicData>
            </a:graphic>
          </wp:anchor>
        </w:drawing>
      </w:r>
    </w:p>
    <w:p w14:paraId="57381A20" w14:textId="77777777" w:rsidR="009E01FC" w:rsidRDefault="009E01FC" w:rsidP="00F22D55">
      <w:pPr>
        <w:spacing w:line="360" w:lineRule="auto"/>
        <w:rPr>
          <w:rFonts w:ascii="Times New Roman" w:hAnsi="Times New Roman" w:cs="Times New Roman"/>
          <w:sz w:val="24"/>
          <w:szCs w:val="24"/>
        </w:rPr>
      </w:pPr>
    </w:p>
    <w:p w14:paraId="2C42FFCA" w14:textId="36746D27" w:rsidR="00F22D55" w:rsidRDefault="00F22D55" w:rsidP="00F22D55">
      <w:pPr>
        <w:spacing w:line="360" w:lineRule="auto"/>
        <w:rPr>
          <w:rFonts w:ascii="Times New Roman" w:hAnsi="Times New Roman" w:cs="Times New Roman"/>
          <w:sz w:val="24"/>
          <w:szCs w:val="24"/>
        </w:rPr>
      </w:pPr>
    </w:p>
    <w:p w14:paraId="127F0AC1" w14:textId="77777777" w:rsidR="009E01FC" w:rsidRPr="009E01FC" w:rsidRDefault="009E01FC" w:rsidP="009E01FC">
      <w:pPr>
        <w:rPr>
          <w:rFonts w:ascii="Times New Roman" w:hAnsi="Times New Roman" w:cs="Times New Roman"/>
          <w:sz w:val="24"/>
          <w:szCs w:val="24"/>
        </w:rPr>
      </w:pPr>
    </w:p>
    <w:p w14:paraId="6F97F185" w14:textId="77777777" w:rsidR="009E01FC" w:rsidRPr="009E01FC" w:rsidRDefault="009E01FC" w:rsidP="009E01FC">
      <w:pPr>
        <w:rPr>
          <w:rFonts w:ascii="Times New Roman" w:hAnsi="Times New Roman" w:cs="Times New Roman"/>
          <w:sz w:val="24"/>
          <w:szCs w:val="24"/>
        </w:rPr>
      </w:pPr>
    </w:p>
    <w:p w14:paraId="74062AAA" w14:textId="77777777" w:rsidR="009E01FC" w:rsidRPr="009E01FC" w:rsidRDefault="009E01FC" w:rsidP="009E01FC">
      <w:pPr>
        <w:rPr>
          <w:rFonts w:ascii="Times New Roman" w:hAnsi="Times New Roman" w:cs="Times New Roman"/>
          <w:sz w:val="24"/>
          <w:szCs w:val="24"/>
        </w:rPr>
      </w:pPr>
    </w:p>
    <w:p w14:paraId="27349DFC" w14:textId="77777777" w:rsidR="009E01FC" w:rsidRPr="009E01FC" w:rsidRDefault="009E01FC" w:rsidP="009E01FC">
      <w:pPr>
        <w:rPr>
          <w:rFonts w:ascii="Times New Roman" w:hAnsi="Times New Roman" w:cs="Times New Roman"/>
          <w:sz w:val="24"/>
          <w:szCs w:val="24"/>
        </w:rPr>
      </w:pPr>
    </w:p>
    <w:p w14:paraId="4044B552" w14:textId="77777777" w:rsidR="009E01FC" w:rsidRPr="009E01FC" w:rsidRDefault="009E01FC" w:rsidP="009E01FC">
      <w:pPr>
        <w:rPr>
          <w:rFonts w:ascii="Times New Roman" w:hAnsi="Times New Roman" w:cs="Times New Roman"/>
          <w:sz w:val="24"/>
          <w:szCs w:val="24"/>
        </w:rPr>
      </w:pPr>
    </w:p>
    <w:p w14:paraId="6ACF11DB" w14:textId="77777777" w:rsidR="009E01FC" w:rsidRDefault="009E01FC" w:rsidP="009E01FC">
      <w:pPr>
        <w:rPr>
          <w:rFonts w:ascii="Times New Roman" w:hAnsi="Times New Roman" w:cs="Times New Roman"/>
          <w:sz w:val="24"/>
          <w:szCs w:val="24"/>
        </w:rPr>
      </w:pPr>
    </w:p>
    <w:p w14:paraId="2DEBAABB" w14:textId="6014860C" w:rsidR="009E01FC" w:rsidRDefault="009E01FC" w:rsidP="009E01FC">
      <w:pPr>
        <w:rPr>
          <w:rFonts w:ascii="Times New Roman" w:hAnsi="Times New Roman" w:cs="Times New Roman"/>
          <w:sz w:val="24"/>
          <w:szCs w:val="24"/>
        </w:rPr>
      </w:pPr>
    </w:p>
    <w:p w14:paraId="6843B625" w14:textId="1192264F" w:rsidR="009E01FC" w:rsidRDefault="009E01FC" w:rsidP="005E4302">
      <w:pPr>
        <w:tabs>
          <w:tab w:val="left" w:pos="2057"/>
        </w:tabs>
        <w:jc w:val="center"/>
        <w:rPr>
          <w:rFonts w:ascii="Times New Roman" w:hAnsi="Times New Roman" w:cs="Times New Roman"/>
          <w:sz w:val="24"/>
          <w:szCs w:val="24"/>
        </w:rPr>
      </w:pPr>
      <w:r w:rsidRPr="009E01FC">
        <w:rPr>
          <w:rFonts w:ascii="Times New Roman" w:hAnsi="Times New Roman" w:cs="Times New Roman"/>
          <w:i/>
          <w:iCs/>
          <w:sz w:val="24"/>
          <w:szCs w:val="24"/>
        </w:rPr>
        <w:t>Figure 3.4.2</w:t>
      </w:r>
      <w:r>
        <w:rPr>
          <w:rFonts w:ascii="Times New Roman" w:hAnsi="Times New Roman" w:cs="Times New Roman"/>
          <w:i/>
          <w:iCs/>
          <w:sz w:val="24"/>
          <w:szCs w:val="24"/>
        </w:rPr>
        <w:t xml:space="preserve"> Entering apartment unit number</w:t>
      </w:r>
    </w:p>
    <w:p w14:paraId="3E32A8C3" w14:textId="77777777" w:rsidR="009E01FC" w:rsidRPr="009E01FC" w:rsidRDefault="009E01FC" w:rsidP="009E01FC">
      <w:pPr>
        <w:rPr>
          <w:rFonts w:ascii="Times New Roman" w:hAnsi="Times New Roman" w:cs="Times New Roman"/>
          <w:sz w:val="24"/>
          <w:szCs w:val="24"/>
        </w:rPr>
      </w:pPr>
    </w:p>
    <w:p w14:paraId="49C72F74" w14:textId="3C724919" w:rsidR="009E01FC" w:rsidRPr="009E01FC" w:rsidRDefault="009E01FC" w:rsidP="009E01FC">
      <w:pPr>
        <w:rPr>
          <w:rFonts w:ascii="Times New Roman" w:hAnsi="Times New Roman" w:cs="Times New Roman"/>
          <w:sz w:val="24"/>
          <w:szCs w:val="24"/>
        </w:rPr>
      </w:pPr>
    </w:p>
    <w:p w14:paraId="00512A7A" w14:textId="136FAD55" w:rsidR="005E4302" w:rsidRDefault="005E4302" w:rsidP="009E01FC">
      <w:pPr>
        <w:rPr>
          <w:rFonts w:ascii="Times New Roman" w:hAnsi="Times New Roman" w:cs="Times New Roman"/>
          <w:sz w:val="24"/>
          <w:szCs w:val="24"/>
        </w:rPr>
      </w:pPr>
    </w:p>
    <w:p w14:paraId="04D525D9" w14:textId="6F5C0C87" w:rsidR="009E01FC" w:rsidRPr="009E01FC" w:rsidRDefault="005E4302" w:rsidP="009E01FC">
      <w:pPr>
        <w:rPr>
          <w:rFonts w:ascii="Times New Roman" w:hAnsi="Times New Roman" w:cs="Times New Roman"/>
          <w:sz w:val="24"/>
          <w:szCs w:val="24"/>
        </w:rPr>
      </w:pPr>
      <w:r w:rsidRPr="00170026">
        <w:rPr>
          <w:rFonts w:ascii="Times New Roman" w:hAnsi="Times New Roman" w:cs="Times New Roman"/>
          <w:noProof/>
          <w:sz w:val="24"/>
          <w:szCs w:val="24"/>
        </w:rPr>
        <w:lastRenderedPageBreak/>
        <w:drawing>
          <wp:anchor distT="0" distB="0" distL="114300" distR="114300" simplePos="0" relativeHeight="251658244" behindDoc="1" locked="0" layoutInCell="1" allowOverlap="1" wp14:anchorId="2233C905" wp14:editId="3959912D">
            <wp:simplePos x="0" y="0"/>
            <wp:positionH relativeFrom="margin">
              <wp:align>center</wp:align>
            </wp:positionH>
            <wp:positionV relativeFrom="paragraph">
              <wp:posOffset>285750</wp:posOffset>
            </wp:positionV>
            <wp:extent cx="5671185" cy="2975610"/>
            <wp:effectExtent l="0" t="0" r="5715" b="0"/>
            <wp:wrapTight wrapText="bothSides">
              <wp:wrapPolygon edited="0">
                <wp:start x="0" y="0"/>
                <wp:lineTo x="0" y="21434"/>
                <wp:lineTo x="21549" y="21434"/>
                <wp:lineTo x="21549"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71185" cy="2975610"/>
                    </a:xfrm>
                    <a:prstGeom prst="rect">
                      <a:avLst/>
                    </a:prstGeom>
                  </pic:spPr>
                </pic:pic>
              </a:graphicData>
            </a:graphic>
          </wp:anchor>
        </w:drawing>
      </w:r>
      <w:r>
        <w:rPr>
          <w:rFonts w:ascii="Times New Roman" w:hAnsi="Times New Roman" w:cs="Times New Roman"/>
          <w:sz w:val="24"/>
          <w:szCs w:val="24"/>
        </w:rPr>
        <w:t>The r</w:t>
      </w:r>
      <w:r w:rsidR="00D3053C">
        <w:rPr>
          <w:rFonts w:ascii="Times New Roman" w:hAnsi="Times New Roman" w:cs="Times New Roman"/>
          <w:sz w:val="24"/>
          <w:szCs w:val="24"/>
        </w:rPr>
        <w:t>esident enter</w:t>
      </w:r>
      <w:r>
        <w:rPr>
          <w:rFonts w:ascii="Times New Roman" w:hAnsi="Times New Roman" w:cs="Times New Roman"/>
          <w:sz w:val="24"/>
          <w:szCs w:val="24"/>
        </w:rPr>
        <w:t>s</w:t>
      </w:r>
      <w:r w:rsidR="00D3053C">
        <w:rPr>
          <w:rFonts w:ascii="Times New Roman" w:hAnsi="Times New Roman" w:cs="Times New Roman"/>
          <w:sz w:val="24"/>
          <w:szCs w:val="24"/>
        </w:rPr>
        <w:t xml:space="preserve"> the password for the entered unit number</w:t>
      </w:r>
      <w:r w:rsidR="00EA06BA">
        <w:rPr>
          <w:rFonts w:ascii="Times New Roman" w:hAnsi="Times New Roman" w:cs="Times New Roman"/>
          <w:sz w:val="24"/>
          <w:szCs w:val="24"/>
        </w:rPr>
        <w:t>.</w:t>
      </w:r>
    </w:p>
    <w:p w14:paraId="715EE5F1" w14:textId="57B5AA88" w:rsidR="009E01FC" w:rsidRPr="009E01FC" w:rsidRDefault="009E01FC" w:rsidP="009E01FC">
      <w:pPr>
        <w:rPr>
          <w:rFonts w:ascii="Times New Roman" w:hAnsi="Times New Roman" w:cs="Times New Roman"/>
          <w:sz w:val="24"/>
          <w:szCs w:val="24"/>
        </w:rPr>
      </w:pPr>
    </w:p>
    <w:p w14:paraId="306CC955" w14:textId="77777777" w:rsidR="009E01FC" w:rsidRPr="009E01FC" w:rsidRDefault="009E01FC" w:rsidP="009E01FC">
      <w:pPr>
        <w:rPr>
          <w:rFonts w:ascii="Times New Roman" w:hAnsi="Times New Roman" w:cs="Times New Roman"/>
          <w:sz w:val="24"/>
          <w:szCs w:val="24"/>
        </w:rPr>
      </w:pPr>
    </w:p>
    <w:p w14:paraId="0895C0EA" w14:textId="77777777" w:rsidR="009E01FC" w:rsidRPr="009E01FC" w:rsidRDefault="009E01FC" w:rsidP="009E01FC">
      <w:pPr>
        <w:rPr>
          <w:rFonts w:ascii="Times New Roman" w:hAnsi="Times New Roman" w:cs="Times New Roman"/>
          <w:sz w:val="24"/>
          <w:szCs w:val="24"/>
        </w:rPr>
      </w:pPr>
    </w:p>
    <w:p w14:paraId="1D220F06" w14:textId="77777777" w:rsidR="009E01FC" w:rsidRPr="009E01FC" w:rsidRDefault="009E01FC" w:rsidP="009E01FC">
      <w:pPr>
        <w:rPr>
          <w:rFonts w:ascii="Times New Roman" w:hAnsi="Times New Roman" w:cs="Times New Roman"/>
          <w:sz w:val="24"/>
          <w:szCs w:val="24"/>
        </w:rPr>
      </w:pPr>
    </w:p>
    <w:p w14:paraId="2E88620F" w14:textId="77777777" w:rsidR="009E01FC" w:rsidRDefault="009E01FC" w:rsidP="009E01FC">
      <w:pPr>
        <w:rPr>
          <w:rFonts w:ascii="Times New Roman" w:hAnsi="Times New Roman" w:cs="Times New Roman"/>
          <w:sz w:val="24"/>
          <w:szCs w:val="24"/>
        </w:rPr>
      </w:pPr>
    </w:p>
    <w:p w14:paraId="045CF3B2" w14:textId="3C23482F" w:rsidR="009E01FC" w:rsidRPr="009E01FC" w:rsidRDefault="009E01FC" w:rsidP="005E4302">
      <w:pPr>
        <w:tabs>
          <w:tab w:val="left" w:pos="1011"/>
        </w:tabs>
        <w:jc w:val="center"/>
        <w:rPr>
          <w:rFonts w:ascii="Times New Roman" w:hAnsi="Times New Roman" w:cs="Times New Roman"/>
          <w:i/>
          <w:iCs/>
          <w:sz w:val="24"/>
          <w:szCs w:val="24"/>
        </w:rPr>
      </w:pPr>
      <w:r w:rsidRPr="009E01FC">
        <w:rPr>
          <w:rFonts w:ascii="Times New Roman" w:hAnsi="Times New Roman" w:cs="Times New Roman"/>
          <w:i/>
          <w:iCs/>
          <w:sz w:val="24"/>
          <w:szCs w:val="24"/>
        </w:rPr>
        <w:t>Figure 3.4.3 Entering password</w:t>
      </w:r>
    </w:p>
    <w:p w14:paraId="436F5E5E" w14:textId="136FAD55" w:rsidR="00824262" w:rsidRDefault="00824262" w:rsidP="00F22D55">
      <w:pPr>
        <w:spacing w:line="360" w:lineRule="auto"/>
        <w:rPr>
          <w:ins w:id="0" w:author="{2586D9A4-6088-4D18-BFCF-75B0189AA4E6}" w:date="2022-09-09T00:13:00Z"/>
          <w:rFonts w:ascii="Times New Roman" w:hAnsi="Times New Roman" w:cs="Times New Roman"/>
          <w:sz w:val="24"/>
          <w:szCs w:val="24"/>
        </w:rPr>
      </w:pPr>
    </w:p>
    <w:p w14:paraId="59DF36A3" w14:textId="197188C9" w:rsidR="00DF6A41" w:rsidRPr="00DF6A41" w:rsidRDefault="00DF6A41" w:rsidP="00DF6A41">
      <w:pPr>
        <w:rPr>
          <w:rFonts w:ascii="Times New Roman" w:hAnsi="Times New Roman" w:cs="Times New Roman"/>
          <w:sz w:val="24"/>
          <w:szCs w:val="24"/>
        </w:rPr>
      </w:pPr>
    </w:p>
    <w:p w14:paraId="24406766" w14:textId="119D5A1E" w:rsidR="00DF6A41" w:rsidRPr="00DF6A41" w:rsidRDefault="00270FF2" w:rsidP="00DF6A41">
      <w:pPr>
        <w:rPr>
          <w:rFonts w:ascii="Times New Roman" w:hAnsi="Times New Roman" w:cs="Times New Roman"/>
          <w:sz w:val="24"/>
          <w:szCs w:val="24"/>
        </w:rPr>
      </w:pPr>
      <w:r w:rsidRPr="002E38C1">
        <w:rPr>
          <w:rFonts w:ascii="Times New Roman" w:hAnsi="Times New Roman" w:cs="Times New Roman"/>
          <w:noProof/>
          <w:sz w:val="24"/>
          <w:szCs w:val="24"/>
        </w:rPr>
        <w:drawing>
          <wp:anchor distT="0" distB="0" distL="114300" distR="114300" simplePos="0" relativeHeight="251658245" behindDoc="0" locked="0" layoutInCell="1" allowOverlap="1" wp14:anchorId="0D439064" wp14:editId="1DB60393">
            <wp:simplePos x="0" y="0"/>
            <wp:positionH relativeFrom="column">
              <wp:posOffset>195580</wp:posOffset>
            </wp:positionH>
            <wp:positionV relativeFrom="paragraph">
              <wp:posOffset>353786</wp:posOffset>
            </wp:positionV>
            <wp:extent cx="6193971" cy="3272797"/>
            <wp:effectExtent l="0" t="0" r="0" b="3810"/>
            <wp:wrapSquare wrapText="bothSides"/>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93971" cy="3272797"/>
                    </a:xfrm>
                    <a:prstGeom prst="rect">
                      <a:avLst/>
                    </a:prstGeom>
                  </pic:spPr>
                </pic:pic>
              </a:graphicData>
            </a:graphic>
          </wp:anchor>
        </w:drawing>
      </w:r>
      <w:r w:rsidR="00EA06BA">
        <w:rPr>
          <w:rFonts w:ascii="Times New Roman" w:hAnsi="Times New Roman" w:cs="Times New Roman"/>
          <w:sz w:val="24"/>
          <w:szCs w:val="24"/>
        </w:rPr>
        <w:t xml:space="preserve">After entering the unit number and </w:t>
      </w:r>
      <w:r w:rsidR="00ED179E">
        <w:rPr>
          <w:rFonts w:ascii="Times New Roman" w:hAnsi="Times New Roman" w:cs="Times New Roman"/>
          <w:sz w:val="24"/>
          <w:szCs w:val="24"/>
        </w:rPr>
        <w:t xml:space="preserve">password, the system will send a </w:t>
      </w:r>
      <w:r w:rsidR="00870A75">
        <w:rPr>
          <w:rFonts w:ascii="Times New Roman" w:hAnsi="Times New Roman" w:cs="Times New Roman"/>
          <w:sz w:val="24"/>
          <w:szCs w:val="24"/>
        </w:rPr>
        <w:t>confirmation</w:t>
      </w:r>
      <w:r w:rsidR="00ED179E">
        <w:rPr>
          <w:rFonts w:ascii="Times New Roman" w:hAnsi="Times New Roman" w:cs="Times New Roman"/>
          <w:sz w:val="24"/>
          <w:szCs w:val="24"/>
        </w:rPr>
        <w:t xml:space="preserve"> message to resident</w:t>
      </w:r>
      <w:r w:rsidR="00870A75">
        <w:rPr>
          <w:rFonts w:ascii="Times New Roman" w:hAnsi="Times New Roman" w:cs="Times New Roman"/>
          <w:sz w:val="24"/>
          <w:szCs w:val="24"/>
        </w:rPr>
        <w:t>.</w:t>
      </w:r>
      <w:r w:rsidR="00ED179E">
        <w:rPr>
          <w:rFonts w:ascii="Times New Roman" w:hAnsi="Times New Roman" w:cs="Times New Roman"/>
          <w:sz w:val="24"/>
          <w:szCs w:val="24"/>
        </w:rPr>
        <w:t xml:space="preserve"> </w:t>
      </w:r>
    </w:p>
    <w:p w14:paraId="7549C575" w14:textId="77777777" w:rsidR="00DF6A41" w:rsidRPr="00AE7C7E" w:rsidRDefault="00DF6A41" w:rsidP="00F22D55">
      <w:pPr>
        <w:spacing w:line="360" w:lineRule="auto"/>
        <w:rPr>
          <w:rFonts w:ascii="Times New Roman" w:eastAsiaTheme="minorEastAsia" w:hAnsi="Times New Roman" w:cs="Times New Roman"/>
          <w:sz w:val="24"/>
          <w:szCs w:val="24"/>
          <w:lang w:eastAsia="zh-CN"/>
        </w:rPr>
      </w:pPr>
    </w:p>
    <w:p w14:paraId="562BADEA" w14:textId="308C805A" w:rsidR="00F22D55" w:rsidRPr="00DA3D5B" w:rsidRDefault="00DF6A41" w:rsidP="00641D13">
      <w:pPr>
        <w:spacing w:line="360" w:lineRule="auto"/>
        <w:jc w:val="center"/>
        <w:rPr>
          <w:rFonts w:ascii="Times New Roman" w:hAnsi="Times New Roman" w:cs="Times New Roman"/>
          <w:i/>
          <w:sz w:val="24"/>
          <w:szCs w:val="24"/>
        </w:rPr>
      </w:pPr>
      <w:r w:rsidRPr="00DA3D5B">
        <w:rPr>
          <w:rFonts w:ascii="Times New Roman" w:hAnsi="Times New Roman" w:cs="Times New Roman"/>
          <w:i/>
          <w:sz w:val="24"/>
          <w:szCs w:val="24"/>
        </w:rPr>
        <w:t>Figure</w:t>
      </w:r>
      <w:r w:rsidR="00640C2E" w:rsidRPr="00DA3D5B">
        <w:rPr>
          <w:rFonts w:ascii="Times New Roman" w:hAnsi="Times New Roman" w:cs="Times New Roman"/>
          <w:i/>
          <w:sz w:val="24"/>
          <w:szCs w:val="24"/>
        </w:rPr>
        <w:t xml:space="preserve"> 3.4.4 Confirmation of </w:t>
      </w:r>
      <w:r w:rsidR="00DA3D5B" w:rsidRPr="00DA3D5B">
        <w:rPr>
          <w:rFonts w:ascii="Times New Roman" w:hAnsi="Times New Roman" w:cs="Times New Roman"/>
          <w:i/>
          <w:iCs/>
          <w:sz w:val="24"/>
          <w:szCs w:val="24"/>
        </w:rPr>
        <w:t>entered information</w:t>
      </w:r>
      <w:r w:rsidRPr="00DA3D5B">
        <w:rPr>
          <w:rFonts w:ascii="Times New Roman" w:hAnsi="Times New Roman" w:cs="Times New Roman"/>
          <w:i/>
          <w:sz w:val="24"/>
          <w:szCs w:val="24"/>
        </w:rPr>
        <w:br/>
      </w:r>
    </w:p>
    <w:p w14:paraId="156E89D0" w14:textId="7C095AA7" w:rsidR="00F22D55" w:rsidRDefault="0072157F" w:rsidP="00F22D55">
      <w:pPr>
        <w:spacing w:line="360" w:lineRule="auto"/>
        <w:rPr>
          <w:rFonts w:ascii="Times New Roman" w:hAnsi="Times New Roman" w:cs="Times New Roman"/>
          <w:b/>
          <w:bCs/>
          <w:sz w:val="24"/>
          <w:szCs w:val="24"/>
        </w:rPr>
      </w:pPr>
      <w:r w:rsidRPr="0072157F">
        <w:rPr>
          <w:rFonts w:ascii="Times New Roman" w:eastAsia="Calibri" w:hAnsi="Times New Roman" w:cs="Times New Roman"/>
          <w:sz w:val="24"/>
          <w:szCs w:val="24"/>
        </w:rPr>
        <w:lastRenderedPageBreak/>
        <w:t xml:space="preserve">If the unit number entered by the resident has a parcel, the system </w:t>
      </w:r>
      <w:r w:rsidR="007C5985">
        <w:rPr>
          <w:rFonts w:ascii="Times New Roman" w:eastAsia="Calibri" w:hAnsi="Times New Roman" w:cs="Times New Roman"/>
          <w:sz w:val="24"/>
          <w:szCs w:val="24"/>
        </w:rPr>
        <w:t xml:space="preserve">will </w:t>
      </w:r>
      <w:r w:rsidR="007156B5" w:rsidRPr="0072157F">
        <w:rPr>
          <w:rFonts w:ascii="Times New Roman" w:eastAsia="Calibri" w:hAnsi="Times New Roman" w:cs="Times New Roman"/>
          <w:sz w:val="24"/>
          <w:szCs w:val="24"/>
        </w:rPr>
        <w:t>display</w:t>
      </w:r>
      <w:r w:rsidRPr="0072157F">
        <w:rPr>
          <w:rFonts w:ascii="Times New Roman" w:eastAsia="Calibri" w:hAnsi="Times New Roman" w:cs="Times New Roman"/>
          <w:sz w:val="24"/>
          <w:szCs w:val="24"/>
        </w:rPr>
        <w:t xml:space="preserve"> the </w:t>
      </w:r>
      <w:r w:rsidR="633344CD" w:rsidRPr="0072157F">
        <w:rPr>
          <w:rFonts w:ascii="Times New Roman" w:eastAsia="Calibri" w:hAnsi="Times New Roman" w:cs="Times New Roman"/>
          <w:sz w:val="24"/>
          <w:szCs w:val="24"/>
        </w:rPr>
        <w:t>one-time PIN code</w:t>
      </w:r>
      <w:r w:rsidRPr="0072157F">
        <w:rPr>
          <w:rFonts w:ascii="Times New Roman" w:eastAsia="Calibri" w:hAnsi="Times New Roman" w:cs="Times New Roman"/>
          <w:sz w:val="24"/>
          <w:szCs w:val="24"/>
        </w:rPr>
        <w:t xml:space="preserve"> to the resident for the parcel collection</w:t>
      </w:r>
      <w:r>
        <w:rPr>
          <w:rFonts w:ascii="Calibri" w:eastAsia="Calibri" w:hAnsi="Calibri" w:cs="Arial"/>
        </w:rPr>
        <w:t>.</w:t>
      </w:r>
      <w:r w:rsidR="4AF22DAC">
        <w:rPr>
          <w:noProof/>
        </w:rPr>
        <w:drawing>
          <wp:inline distT="0" distB="0" distL="0" distR="0" wp14:anchorId="51D41582" wp14:editId="0469CE22">
            <wp:extent cx="6645910" cy="3418205"/>
            <wp:effectExtent l="0" t="0" r="254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53">
                      <a:extLst>
                        <a:ext uri="{28A0092B-C50C-407E-A947-70E740481C1C}">
                          <a14:useLocalDpi xmlns:a14="http://schemas.microsoft.com/office/drawing/2010/main" val="0"/>
                        </a:ext>
                      </a:extLst>
                    </a:blip>
                    <a:stretch>
                      <a:fillRect/>
                    </a:stretch>
                  </pic:blipFill>
                  <pic:spPr>
                    <a:xfrm>
                      <a:off x="0" y="0"/>
                      <a:ext cx="6645910" cy="3418205"/>
                    </a:xfrm>
                    <a:prstGeom prst="rect">
                      <a:avLst/>
                    </a:prstGeom>
                  </pic:spPr>
                </pic:pic>
              </a:graphicData>
            </a:graphic>
          </wp:inline>
        </w:drawing>
      </w:r>
    </w:p>
    <w:p w14:paraId="50EF10EC" w14:textId="4EC1409E" w:rsidR="00DA3D5B" w:rsidRPr="00270FF2" w:rsidRDefault="00DA3D5B" w:rsidP="00DA3D5B">
      <w:pPr>
        <w:tabs>
          <w:tab w:val="center" w:pos="5233"/>
        </w:tabs>
        <w:jc w:val="center"/>
        <w:rPr>
          <w:rFonts w:ascii="Times New Roman" w:hAnsi="Times New Roman" w:cs="Times New Roman"/>
          <w:i/>
          <w:sz w:val="24"/>
          <w:szCs w:val="24"/>
        </w:rPr>
      </w:pPr>
      <w:r w:rsidRPr="00270FF2">
        <w:rPr>
          <w:rFonts w:ascii="Times New Roman" w:hAnsi="Times New Roman" w:cs="Times New Roman"/>
          <w:i/>
          <w:iCs/>
          <w:sz w:val="24"/>
          <w:szCs w:val="24"/>
        </w:rPr>
        <w:t xml:space="preserve">Figure 3.4.5 </w:t>
      </w:r>
      <w:r w:rsidR="00641D13">
        <w:rPr>
          <w:rFonts w:ascii="Times New Roman" w:hAnsi="Times New Roman" w:cs="Times New Roman"/>
          <w:i/>
          <w:iCs/>
          <w:sz w:val="24"/>
          <w:szCs w:val="24"/>
        </w:rPr>
        <w:t>Program displaying</w:t>
      </w:r>
      <w:r w:rsidR="00270FF2">
        <w:rPr>
          <w:rFonts w:ascii="Times New Roman" w:hAnsi="Times New Roman" w:cs="Times New Roman"/>
          <w:i/>
          <w:iCs/>
          <w:sz w:val="24"/>
          <w:szCs w:val="24"/>
        </w:rPr>
        <w:t xml:space="preserve"> one-</w:t>
      </w:r>
      <w:r w:rsidR="00641D13">
        <w:rPr>
          <w:rFonts w:ascii="Times New Roman" w:hAnsi="Times New Roman" w:cs="Times New Roman"/>
          <w:i/>
          <w:iCs/>
          <w:sz w:val="24"/>
          <w:szCs w:val="24"/>
        </w:rPr>
        <w:t>time PIN</w:t>
      </w:r>
      <w:r w:rsidR="00270FF2">
        <w:rPr>
          <w:rFonts w:ascii="Times New Roman" w:hAnsi="Times New Roman" w:cs="Times New Roman"/>
          <w:i/>
          <w:iCs/>
          <w:sz w:val="24"/>
          <w:szCs w:val="24"/>
        </w:rPr>
        <w:t xml:space="preserve"> code</w:t>
      </w:r>
    </w:p>
    <w:p w14:paraId="53056117" w14:textId="590FD50F" w:rsidR="00BD6B98" w:rsidRPr="00F22D55" w:rsidRDefault="008B036F" w:rsidP="00DA3D5B">
      <w:pPr>
        <w:tabs>
          <w:tab w:val="center" w:pos="5233"/>
        </w:tabs>
        <w:rPr>
          <w:rFonts w:ascii="Times New Roman" w:hAnsi="Times New Roman" w:cs="Times New Roman"/>
          <w:b/>
          <w:bCs/>
          <w:sz w:val="24"/>
          <w:szCs w:val="24"/>
        </w:rPr>
      </w:pPr>
      <w:r w:rsidRPr="00DA3D5B">
        <w:rPr>
          <w:rFonts w:ascii="Times New Roman" w:hAnsi="Times New Roman" w:cs="Times New Roman"/>
          <w:sz w:val="24"/>
          <w:szCs w:val="24"/>
        </w:rPr>
        <w:br w:type="page"/>
      </w:r>
    </w:p>
    <w:p w14:paraId="089A5284" w14:textId="4ADF3495" w:rsidR="00E37029" w:rsidRDefault="00E37029" w:rsidP="00E37029">
      <w:pPr>
        <w:pStyle w:val="Heading2"/>
        <w:jc w:val="center"/>
      </w:pPr>
      <w:r>
        <w:lastRenderedPageBreak/>
        <w:t>4 SAMPLE INPUT</w:t>
      </w:r>
    </w:p>
    <w:p w14:paraId="7A6E4F2F" w14:textId="40DEE4C5" w:rsidR="00E97C8E" w:rsidRDefault="00E97C8E" w:rsidP="00E97C8E">
      <w:pPr>
        <w:spacing w:line="360" w:lineRule="auto"/>
        <w:rPr>
          <w:rFonts w:ascii="Times New Roman" w:hAnsi="Times New Roman" w:cs="Times New Roman"/>
          <w:b/>
          <w:bCs/>
          <w:sz w:val="24"/>
          <w:szCs w:val="24"/>
        </w:rPr>
      </w:pPr>
      <w:r w:rsidRPr="00E97C8E">
        <w:rPr>
          <w:rFonts w:ascii="Times New Roman" w:hAnsi="Times New Roman" w:cs="Times New Roman"/>
          <w:b/>
          <w:bCs/>
          <w:sz w:val="24"/>
          <w:szCs w:val="24"/>
        </w:rPr>
        <w:t>4.1 Text File 1</w:t>
      </w:r>
      <w:r w:rsidR="009B1A66">
        <w:rPr>
          <w:rFonts w:ascii="Times New Roman" w:hAnsi="Times New Roman" w:cs="Times New Roman"/>
          <w:b/>
          <w:bCs/>
          <w:sz w:val="24"/>
          <w:szCs w:val="24"/>
        </w:rPr>
        <w:t xml:space="preserve"> – Resident_List.txt</w:t>
      </w:r>
    </w:p>
    <w:p w14:paraId="2C52F61B" w14:textId="4A341AB8" w:rsidR="009B1A66" w:rsidRPr="009B1A66" w:rsidRDefault="009B1A66" w:rsidP="009B1A66">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This text file contains the residents’ information in the following order: </w:t>
      </w:r>
      <w:r w:rsidR="007558B4">
        <w:rPr>
          <w:rFonts w:ascii="Times New Roman" w:hAnsi="Times New Roman" w:cs="Times New Roman"/>
          <w:sz w:val="24"/>
          <w:szCs w:val="24"/>
        </w:rPr>
        <w:t>Unit number, name, contact number, password.</w:t>
      </w:r>
    </w:p>
    <w:p w14:paraId="454BE20B"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A101</w:t>
      </w:r>
    </w:p>
    <w:p w14:paraId="0B2B9A83"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 xml:space="preserve">GOH MEI HUA </w:t>
      </w:r>
    </w:p>
    <w:p w14:paraId="22D35741"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0120406400</w:t>
      </w:r>
    </w:p>
    <w:p w14:paraId="20C70CEA"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goh101</w:t>
      </w:r>
    </w:p>
    <w:p w14:paraId="0F473E9C"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A103</w:t>
      </w:r>
    </w:p>
    <w:p w14:paraId="3B3992BB"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CHAN XIAO HUA</w:t>
      </w:r>
    </w:p>
    <w:p w14:paraId="2ABEE248"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0120094124</w:t>
      </w:r>
    </w:p>
    <w:p w14:paraId="77FBAF88"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xh103</w:t>
      </w:r>
    </w:p>
    <w:p w14:paraId="0D89EA46"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A104</w:t>
      </w:r>
    </w:p>
    <w:p w14:paraId="7EED2843"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LEE GOU ZHI</w:t>
      </w:r>
    </w:p>
    <w:p w14:paraId="6B2E9251"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0129846134</w:t>
      </w:r>
    </w:p>
    <w:p w14:paraId="74B0108E"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lgz104</w:t>
      </w:r>
    </w:p>
    <w:p w14:paraId="2177FD6A"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A106</w:t>
      </w:r>
    </w:p>
    <w:p w14:paraId="13419FA8"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LEE ZHAO CHAI</w:t>
      </w:r>
    </w:p>
    <w:p w14:paraId="5796A2D5"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0128463166</w:t>
      </w:r>
    </w:p>
    <w:p w14:paraId="48F1A510"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lcz106</w:t>
      </w:r>
    </w:p>
    <w:p w14:paraId="79562EED"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A115</w:t>
      </w:r>
    </w:p>
    <w:p w14:paraId="7A532B50"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LIEW YUAN BAO</w:t>
      </w:r>
    </w:p>
    <w:p w14:paraId="63B18795"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0124643135</w:t>
      </w:r>
    </w:p>
    <w:p w14:paraId="2CAB5225"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45ad5cz</w:t>
      </w:r>
    </w:p>
    <w:p w14:paraId="437B2850"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A201</w:t>
      </w:r>
    </w:p>
    <w:p w14:paraId="66C65ADA"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LIEW HUAN FA</w:t>
      </w:r>
    </w:p>
    <w:p w14:paraId="62985C92"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lastRenderedPageBreak/>
        <w:t>0124547945</w:t>
      </w:r>
    </w:p>
    <w:p w14:paraId="0A244527"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456sda</w:t>
      </w:r>
    </w:p>
    <w:p w14:paraId="2C7DA32A"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A205</w:t>
      </w:r>
    </w:p>
    <w:p w14:paraId="6AE94C5C"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WONG FA MING</w:t>
      </w:r>
    </w:p>
    <w:p w14:paraId="132357EA"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0152461215</w:t>
      </w:r>
    </w:p>
    <w:p w14:paraId="4DF07477"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4fs5dad</w:t>
      </w:r>
    </w:p>
    <w:p w14:paraId="1CB0C583"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A206</w:t>
      </w:r>
    </w:p>
    <w:p w14:paraId="4495E29E"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WONG CHUI HUA</w:t>
      </w:r>
    </w:p>
    <w:p w14:paraId="4523B1CC"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0127194345</w:t>
      </w:r>
    </w:p>
    <w:p w14:paraId="0568B641"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paasp4</w:t>
      </w:r>
    </w:p>
    <w:p w14:paraId="1D24989B"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A207</w:t>
      </w:r>
    </w:p>
    <w:p w14:paraId="1FFF469B"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GOH MEI LING</w:t>
      </w:r>
    </w:p>
    <w:p w14:paraId="1F44690D"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0187464478</w:t>
      </w:r>
    </w:p>
    <w:p w14:paraId="1E7EC8CE"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6sfd4sfd</w:t>
      </w:r>
    </w:p>
    <w:p w14:paraId="00EA3957"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A208</w:t>
      </w:r>
    </w:p>
    <w:p w14:paraId="34A6826B"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CHAN XIAO MING</w:t>
      </w:r>
    </w:p>
    <w:p w14:paraId="72E6051B"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0124954656</w:t>
      </w:r>
    </w:p>
    <w:p w14:paraId="7D5ED806"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cxming7894</w:t>
      </w:r>
    </w:p>
    <w:p w14:paraId="3A92667A"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A303</w:t>
      </w:r>
    </w:p>
    <w:p w14:paraId="1D721962"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TI MEI XIN</w:t>
      </w:r>
    </w:p>
    <w:p w14:paraId="3D448DE2"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0168789455</w:t>
      </w:r>
    </w:p>
    <w:p w14:paraId="0A03E34F"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wtyn484</w:t>
      </w:r>
    </w:p>
    <w:p w14:paraId="5233F6C2"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A306</w:t>
      </w:r>
    </w:p>
    <w:p w14:paraId="2E8E5EFF"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MOOI MEI YING</w:t>
      </w:r>
    </w:p>
    <w:p w14:paraId="26DF3368"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0123463245</w:t>
      </w:r>
    </w:p>
    <w:p w14:paraId="5BC3DD4B"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lastRenderedPageBreak/>
        <w:t>awa7ada</w:t>
      </w:r>
    </w:p>
    <w:p w14:paraId="040D6F26"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A308</w:t>
      </w:r>
    </w:p>
    <w:p w14:paraId="126DC3AC"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LOKE JIA MING</w:t>
      </w:r>
    </w:p>
    <w:p w14:paraId="17F8602C"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0130812132</w:t>
      </w:r>
    </w:p>
    <w:p w14:paraId="2E8E44CA"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ljiam2132</w:t>
      </w:r>
    </w:p>
    <w:p w14:paraId="22F1B3D4"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A501</w:t>
      </w:r>
    </w:p>
    <w:p w14:paraId="2D8C9991"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TIN HUI LING</w:t>
      </w:r>
    </w:p>
    <w:p w14:paraId="05EC2972"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0127497521</w:t>
      </w:r>
    </w:p>
    <w:p w14:paraId="4FFE9EC1"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tnl7846</w:t>
      </w:r>
    </w:p>
    <w:p w14:paraId="761D2F9F"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A502</w:t>
      </w:r>
    </w:p>
    <w:p w14:paraId="58B8DAF9"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CHOO WEE YING</w:t>
      </w:r>
    </w:p>
    <w:p w14:paraId="46B5782B"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0124141245</w:t>
      </w:r>
    </w:p>
    <w:p w14:paraId="3ACFF12C"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as5d4</w:t>
      </w:r>
    </w:p>
    <w:p w14:paraId="5663FFDF"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A505</w:t>
      </w:r>
    </w:p>
    <w:p w14:paraId="555BF483"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LOKE CHOO TING</w:t>
      </w:r>
    </w:p>
    <w:p w14:paraId="43C03203"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0125551212</w:t>
      </w:r>
    </w:p>
    <w:p w14:paraId="3F4B708F"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34afas6</w:t>
      </w:r>
    </w:p>
    <w:p w14:paraId="4C2A0520"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A516</w:t>
      </w:r>
    </w:p>
    <w:p w14:paraId="03137B0A"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LOW AI LING</w:t>
      </w:r>
    </w:p>
    <w:p w14:paraId="1D63DD04"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0123456712</w:t>
      </w:r>
    </w:p>
    <w:p w14:paraId="1B22A6A5"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4a24asf</w:t>
      </w:r>
    </w:p>
    <w:p w14:paraId="1B5FB74C"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A601</w:t>
      </w:r>
    </w:p>
    <w:p w14:paraId="4207B0A8"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HONG ONG FA</w:t>
      </w:r>
    </w:p>
    <w:p w14:paraId="3C10F2E6"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0126014542</w:t>
      </w:r>
    </w:p>
    <w:p w14:paraId="71434189"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sf4hof</w:t>
      </w:r>
    </w:p>
    <w:p w14:paraId="3C3618C2"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lastRenderedPageBreak/>
        <w:t>A602</w:t>
      </w:r>
    </w:p>
    <w:p w14:paraId="0260AB37"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ONG HUAT FAT</w:t>
      </w:r>
    </w:p>
    <w:p w14:paraId="5194FD33"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0129456021</w:t>
      </w:r>
    </w:p>
    <w:p w14:paraId="5BC26B6A"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ohf8845</w:t>
      </w:r>
    </w:p>
    <w:p w14:paraId="4C9FA2D7"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A604</w:t>
      </w:r>
    </w:p>
    <w:p w14:paraId="2336EA13"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TANG YONG LAM</w:t>
      </w:r>
    </w:p>
    <w:p w14:paraId="0CBE97D3"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0126145042</w:t>
      </w:r>
    </w:p>
    <w:p w14:paraId="06D3209E"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as451asA222</w:t>
      </w:r>
    </w:p>
    <w:p w14:paraId="6C971241"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A222</w:t>
      </w:r>
    </w:p>
    <w:p w14:paraId="7AA4450A"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Chin Po Yan</w:t>
      </w:r>
    </w:p>
    <w:p w14:paraId="0AF99389"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0123456789</w:t>
      </w:r>
    </w:p>
    <w:p w14:paraId="239DAED6" w14:textId="77777777" w:rsidR="00EE19E6" w:rsidRPr="00EE19E6" w:rsidRDefault="00EE19E6" w:rsidP="00EE19E6">
      <w:pPr>
        <w:spacing w:line="360" w:lineRule="auto"/>
        <w:rPr>
          <w:rFonts w:ascii="Times New Roman" w:hAnsi="Times New Roman" w:cs="Times New Roman"/>
          <w:sz w:val="24"/>
          <w:szCs w:val="24"/>
        </w:rPr>
      </w:pPr>
      <w:r w:rsidRPr="00EE19E6">
        <w:rPr>
          <w:rFonts w:ascii="Times New Roman" w:hAnsi="Times New Roman" w:cs="Times New Roman"/>
          <w:sz w:val="24"/>
          <w:szCs w:val="24"/>
        </w:rPr>
        <w:t>cpy123</w:t>
      </w:r>
    </w:p>
    <w:p w14:paraId="5AB72C68" w14:textId="21783C9E" w:rsidR="002C42E0" w:rsidRPr="00EE19E6" w:rsidRDefault="002C42E0" w:rsidP="00EE19E6">
      <w:pPr>
        <w:spacing w:line="360" w:lineRule="auto"/>
        <w:rPr>
          <w:rFonts w:ascii="Times New Roman" w:hAnsi="Times New Roman" w:cs="Times New Roman"/>
          <w:sz w:val="24"/>
          <w:szCs w:val="24"/>
        </w:rPr>
      </w:pPr>
    </w:p>
    <w:p w14:paraId="1AF62F36" w14:textId="6F170FC0" w:rsidR="00EE19E6" w:rsidRDefault="00EE19E6" w:rsidP="00E97C8E">
      <w:pPr>
        <w:spacing w:line="360" w:lineRule="auto"/>
        <w:rPr>
          <w:rFonts w:ascii="Times New Roman" w:hAnsi="Times New Roman" w:cs="Times New Roman"/>
          <w:b/>
          <w:bCs/>
          <w:sz w:val="24"/>
          <w:szCs w:val="24"/>
        </w:rPr>
      </w:pPr>
    </w:p>
    <w:p w14:paraId="766B0F16" w14:textId="6F170FC0" w:rsidR="0074069E" w:rsidRDefault="0074069E">
      <w:pPr>
        <w:rPr>
          <w:rFonts w:ascii="Times New Roman" w:hAnsi="Times New Roman" w:cs="Times New Roman"/>
          <w:b/>
          <w:bCs/>
          <w:sz w:val="24"/>
          <w:szCs w:val="24"/>
        </w:rPr>
      </w:pPr>
      <w:r w:rsidRPr="2507C4AE">
        <w:rPr>
          <w:rFonts w:ascii="Times New Roman" w:hAnsi="Times New Roman" w:cs="Times New Roman"/>
          <w:b/>
          <w:bCs/>
          <w:sz w:val="24"/>
          <w:szCs w:val="24"/>
        </w:rPr>
        <w:br w:type="page"/>
      </w:r>
    </w:p>
    <w:p w14:paraId="74E0C218" w14:textId="11D6BF06" w:rsidR="00E97C8E" w:rsidRDefault="00E97C8E" w:rsidP="00E97C8E">
      <w:pPr>
        <w:spacing w:line="360" w:lineRule="auto"/>
        <w:rPr>
          <w:rFonts w:ascii="Times New Roman" w:hAnsi="Times New Roman" w:cs="Times New Roman"/>
          <w:b/>
          <w:bCs/>
          <w:sz w:val="24"/>
          <w:szCs w:val="24"/>
        </w:rPr>
      </w:pPr>
      <w:r w:rsidRPr="00E97C8E">
        <w:rPr>
          <w:rFonts w:ascii="Times New Roman" w:hAnsi="Times New Roman" w:cs="Times New Roman"/>
          <w:b/>
          <w:bCs/>
          <w:sz w:val="24"/>
          <w:szCs w:val="24"/>
        </w:rPr>
        <w:lastRenderedPageBreak/>
        <w:t>4.2 Text File 2</w:t>
      </w:r>
      <w:r w:rsidR="00C33A64">
        <w:rPr>
          <w:rFonts w:ascii="Times New Roman" w:hAnsi="Times New Roman" w:cs="Times New Roman"/>
          <w:b/>
          <w:bCs/>
          <w:sz w:val="24"/>
          <w:szCs w:val="24"/>
        </w:rPr>
        <w:t xml:space="preserve"> – pin.txt</w:t>
      </w:r>
    </w:p>
    <w:p w14:paraId="3C98AD25" w14:textId="4592E281" w:rsidR="00C33A64" w:rsidRPr="00C33A64" w:rsidRDefault="00C33A64" w:rsidP="00C33A6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This text file contains the PIN codes generated for parcel collection.</w:t>
      </w:r>
    </w:p>
    <w:p w14:paraId="5F6FB1EA"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A106</w:t>
      </w:r>
    </w:p>
    <w:p w14:paraId="5B093C57"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521638</w:t>
      </w:r>
    </w:p>
    <w:p w14:paraId="0C5CC9BF"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A207</w:t>
      </w:r>
    </w:p>
    <w:p w14:paraId="5EB46CB1"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519024</w:t>
      </w:r>
    </w:p>
    <w:p w14:paraId="4ABAA701"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A208</w:t>
      </w:r>
    </w:p>
    <w:p w14:paraId="75A5AFFF"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827681</w:t>
      </w:r>
    </w:p>
    <w:p w14:paraId="705DB348"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A501</w:t>
      </w:r>
    </w:p>
    <w:p w14:paraId="55B3D5DA"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215365</w:t>
      </w:r>
    </w:p>
    <w:p w14:paraId="6F200068"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A505</w:t>
      </w:r>
    </w:p>
    <w:p w14:paraId="39BC8B6B"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802002</w:t>
      </w:r>
    </w:p>
    <w:p w14:paraId="113D689B"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A516</w:t>
      </w:r>
    </w:p>
    <w:p w14:paraId="7BE2C8E3"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711705</w:t>
      </w:r>
    </w:p>
    <w:p w14:paraId="4641B0B7"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A602</w:t>
      </w:r>
    </w:p>
    <w:p w14:paraId="612526E2"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720885</w:t>
      </w:r>
    </w:p>
    <w:p w14:paraId="6951941A"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A101</w:t>
      </w:r>
    </w:p>
    <w:p w14:paraId="79AB87C7"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807438</w:t>
      </w:r>
    </w:p>
    <w:p w14:paraId="4484D16F" w14:textId="77777777" w:rsidR="00C33A64" w:rsidRPr="00C33A64"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A101</w:t>
      </w:r>
    </w:p>
    <w:p w14:paraId="3FFDD9D3" w14:textId="366357C8" w:rsidR="00C570ED" w:rsidRDefault="00C33A64" w:rsidP="00C33A64">
      <w:pPr>
        <w:spacing w:after="0"/>
        <w:rPr>
          <w:rFonts w:ascii="Times New Roman" w:hAnsi="Times New Roman" w:cs="Times New Roman"/>
          <w:sz w:val="24"/>
          <w:szCs w:val="24"/>
        </w:rPr>
      </w:pPr>
      <w:r w:rsidRPr="00C33A64">
        <w:rPr>
          <w:rFonts w:ascii="Times New Roman" w:hAnsi="Times New Roman" w:cs="Times New Roman"/>
          <w:sz w:val="24"/>
          <w:szCs w:val="24"/>
        </w:rPr>
        <w:t>210769</w:t>
      </w:r>
    </w:p>
    <w:p w14:paraId="465011E2" w14:textId="17345E0F" w:rsidR="00E97C8E" w:rsidRDefault="00E97C8E" w:rsidP="00C570ED">
      <w:pPr>
        <w:spacing w:after="0"/>
        <w:rPr>
          <w:rFonts w:ascii="Times New Roman" w:hAnsi="Times New Roman" w:cs="Times New Roman"/>
          <w:sz w:val="24"/>
          <w:szCs w:val="24"/>
        </w:rPr>
      </w:pPr>
    </w:p>
    <w:p w14:paraId="4F0931BA" w14:textId="2EC582F7" w:rsidR="00E97C8E" w:rsidRDefault="00E97C8E" w:rsidP="00C570ED">
      <w:pPr>
        <w:spacing w:after="0"/>
        <w:rPr>
          <w:rFonts w:ascii="Times New Roman" w:hAnsi="Times New Roman" w:cs="Times New Roman"/>
          <w:sz w:val="24"/>
          <w:szCs w:val="24"/>
        </w:rPr>
      </w:pPr>
    </w:p>
    <w:p w14:paraId="6A3E01C3" w14:textId="19BB2974" w:rsidR="00E97C8E" w:rsidRPr="00C570ED" w:rsidRDefault="00E97C8E" w:rsidP="00C570ED">
      <w:pPr>
        <w:spacing w:after="0"/>
        <w:rPr>
          <w:rFonts w:ascii="Times New Roman" w:hAnsi="Times New Roman" w:cs="Times New Roman"/>
          <w:sz w:val="24"/>
          <w:szCs w:val="24"/>
        </w:rPr>
      </w:pPr>
    </w:p>
    <w:sectPr w:rsidR="00E97C8E" w:rsidRPr="00C570ED" w:rsidSect="00F6390B">
      <w:headerReference w:type="default" r:id="rId54"/>
      <w:footerReference w:type="default" r:id="rId55"/>
      <w:pgSz w:w="11906" w:h="16838"/>
      <w:pgMar w:top="1195" w:right="720" w:bottom="432" w:left="72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25495" w14:textId="77777777" w:rsidR="00FE36C9" w:rsidRDefault="00FE36C9">
      <w:pPr>
        <w:spacing w:after="0" w:line="240" w:lineRule="auto"/>
      </w:pPr>
      <w:r>
        <w:separator/>
      </w:r>
    </w:p>
  </w:endnote>
  <w:endnote w:type="continuationSeparator" w:id="0">
    <w:p w14:paraId="3F3CD4B8" w14:textId="77777777" w:rsidR="00FE36C9" w:rsidRDefault="00FE36C9">
      <w:pPr>
        <w:spacing w:after="0" w:line="240" w:lineRule="auto"/>
      </w:pPr>
      <w:r>
        <w:continuationSeparator/>
      </w:r>
    </w:p>
  </w:endnote>
  <w:endnote w:type="continuationNotice" w:id="1">
    <w:p w14:paraId="361604E0" w14:textId="77777777" w:rsidR="00FE36C9" w:rsidRDefault="00FE36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4CDD" w14:textId="644BC19B" w:rsidR="00F6390B" w:rsidRDefault="00FE36C9">
    <w:pPr>
      <w:pStyle w:val="Footer"/>
      <w:jc w:val="right"/>
    </w:pPr>
    <w:sdt>
      <w:sdtPr>
        <w:id w:val="212778599"/>
        <w:docPartObj>
          <w:docPartGallery w:val="Page Numbers (Bottom of Page)"/>
          <w:docPartUnique/>
        </w:docPartObj>
      </w:sdtPr>
      <w:sdtEndPr/>
      <w:sdtContent>
        <w:sdt>
          <w:sdtPr>
            <w:id w:val="-1769616900"/>
            <w:docPartObj>
              <w:docPartGallery w:val="Page Numbers (Top of Page)"/>
              <w:docPartUnique/>
            </w:docPartObj>
          </w:sdtPr>
          <w:sdtEndPr/>
          <w:sdtContent>
            <w:r w:rsidR="00F6390B">
              <w:t xml:space="preserve">Page </w:t>
            </w:r>
            <w:r w:rsidR="00F6390B">
              <w:rPr>
                <w:b/>
                <w:bCs/>
                <w:sz w:val="24"/>
                <w:szCs w:val="24"/>
              </w:rPr>
              <w:fldChar w:fldCharType="begin"/>
            </w:r>
            <w:r w:rsidR="00F6390B">
              <w:rPr>
                <w:b/>
                <w:bCs/>
              </w:rPr>
              <w:instrText xml:space="preserve"> PAGE </w:instrText>
            </w:r>
            <w:r w:rsidR="00F6390B">
              <w:rPr>
                <w:b/>
                <w:bCs/>
                <w:sz w:val="24"/>
                <w:szCs w:val="24"/>
              </w:rPr>
              <w:fldChar w:fldCharType="separate"/>
            </w:r>
            <w:r w:rsidR="00F6390B">
              <w:rPr>
                <w:b/>
                <w:bCs/>
                <w:noProof/>
              </w:rPr>
              <w:t>2</w:t>
            </w:r>
            <w:r w:rsidR="00F6390B">
              <w:rPr>
                <w:b/>
                <w:bCs/>
                <w:sz w:val="24"/>
                <w:szCs w:val="24"/>
              </w:rPr>
              <w:fldChar w:fldCharType="end"/>
            </w:r>
            <w:r w:rsidR="00F6390B">
              <w:t xml:space="preserve"> of </w:t>
            </w:r>
            <w:r w:rsidR="000918C5">
              <w:rPr>
                <w:b/>
                <w:bCs/>
                <w:sz w:val="24"/>
                <w:szCs w:val="24"/>
              </w:rPr>
              <w:t>5</w:t>
            </w:r>
            <w:r w:rsidR="00DE304E">
              <w:rPr>
                <w:b/>
                <w:bCs/>
                <w:sz w:val="24"/>
                <w:szCs w:val="24"/>
              </w:rPr>
              <w:t>6</w:t>
            </w:r>
          </w:sdtContent>
        </w:sdt>
      </w:sdtContent>
    </w:sdt>
  </w:p>
  <w:p w14:paraId="6524AE75" w14:textId="77777777" w:rsidR="00F6390B" w:rsidRDefault="00F639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BB2B4" w14:textId="77777777" w:rsidR="00FE36C9" w:rsidRDefault="00FE36C9">
      <w:pPr>
        <w:spacing w:after="0" w:line="240" w:lineRule="auto"/>
      </w:pPr>
      <w:r>
        <w:separator/>
      </w:r>
    </w:p>
  </w:footnote>
  <w:footnote w:type="continuationSeparator" w:id="0">
    <w:p w14:paraId="567DD62C" w14:textId="77777777" w:rsidR="00FE36C9" w:rsidRDefault="00FE36C9">
      <w:pPr>
        <w:spacing w:after="0" w:line="240" w:lineRule="auto"/>
      </w:pPr>
      <w:r>
        <w:continuationSeparator/>
      </w:r>
    </w:p>
  </w:footnote>
  <w:footnote w:type="continuationNotice" w:id="1">
    <w:p w14:paraId="4FAD8DBA" w14:textId="77777777" w:rsidR="00FE36C9" w:rsidRDefault="00FE36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B69D5" w14:textId="69A9265E" w:rsidR="00A062CE" w:rsidRDefault="00F6390B" w:rsidP="00177CE4">
    <w:pPr>
      <w:pStyle w:val="Header"/>
      <w:jc w:val="center"/>
    </w:pPr>
    <w:r>
      <w:rPr>
        <w:rFonts w:ascii="Times New Roman" w:hAnsi="Times New Roman" w:cs="Times New Roman"/>
      </w:rPr>
      <w:t>J</w:t>
    </w:r>
    <w:r w:rsidR="00732CE3">
      <w:rPr>
        <w:rFonts w:ascii="Times New Roman" w:hAnsi="Times New Roman" w:cs="Times New Roman"/>
      </w:rPr>
      <w:t>UNE</w:t>
    </w:r>
    <w:r w:rsidR="00F72FD2">
      <w:rPr>
        <w:rFonts w:ascii="Times New Roman" w:hAnsi="Times New Roman" w:cs="Times New Roman"/>
      </w:rPr>
      <w:t xml:space="preserve"> 202</w:t>
    </w:r>
    <w:r>
      <w:rPr>
        <w:rFonts w:ascii="Times New Roman" w:hAnsi="Times New Roman" w:cs="Times New Roman"/>
      </w:rPr>
      <w:t>2</w:t>
    </w:r>
    <w:r w:rsidR="000A10BD">
      <w:rPr>
        <w:rFonts w:ascii="Times New Roman" w:hAnsi="Times New Roman" w:cs="Times New Roman"/>
      </w:rPr>
      <w:t xml:space="preserve"> TRIMESTER </w:t>
    </w:r>
    <w:r w:rsidR="003A4611">
      <w:rPr>
        <w:rFonts w:ascii="Times New Roman" w:hAnsi="Times New Roman" w:cs="Times New Roman"/>
      </w:rPr>
      <w:t>ASSIGNMENT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A5B98"/>
    <w:multiLevelType w:val="hybridMultilevel"/>
    <w:tmpl w:val="DBF860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2C6E3765"/>
    <w:multiLevelType w:val="hybridMultilevel"/>
    <w:tmpl w:val="1346BA90"/>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4B540BF5"/>
    <w:multiLevelType w:val="multilevel"/>
    <w:tmpl w:val="B8A0628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F93A52"/>
    <w:multiLevelType w:val="multilevel"/>
    <w:tmpl w:val="3556AA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A213947"/>
    <w:multiLevelType w:val="hybridMultilevel"/>
    <w:tmpl w:val="474819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72556C9C"/>
    <w:multiLevelType w:val="multilevel"/>
    <w:tmpl w:val="E23EF8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15308812">
    <w:abstractNumId w:val="5"/>
  </w:num>
  <w:num w:numId="2" w16cid:durableId="1159879549">
    <w:abstractNumId w:val="1"/>
  </w:num>
  <w:num w:numId="3" w16cid:durableId="310061563">
    <w:abstractNumId w:val="3"/>
  </w:num>
  <w:num w:numId="4" w16cid:durableId="1305086403">
    <w:abstractNumId w:val="0"/>
  </w:num>
  <w:num w:numId="5" w16cid:durableId="989751935">
    <w:abstractNumId w:val="4"/>
  </w:num>
  <w:num w:numId="6" w16cid:durableId="8257852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F40"/>
    <w:rsid w:val="00003878"/>
    <w:rsid w:val="00003C11"/>
    <w:rsid w:val="0000532F"/>
    <w:rsid w:val="00006637"/>
    <w:rsid w:val="00007099"/>
    <w:rsid w:val="000100D4"/>
    <w:rsid w:val="00010FD7"/>
    <w:rsid w:val="0001329F"/>
    <w:rsid w:val="00013B6A"/>
    <w:rsid w:val="00014257"/>
    <w:rsid w:val="000145BE"/>
    <w:rsid w:val="000147E4"/>
    <w:rsid w:val="0002032F"/>
    <w:rsid w:val="00022876"/>
    <w:rsid w:val="00023EA7"/>
    <w:rsid w:val="00024424"/>
    <w:rsid w:val="00025260"/>
    <w:rsid w:val="0002642F"/>
    <w:rsid w:val="0002650A"/>
    <w:rsid w:val="000312B1"/>
    <w:rsid w:val="0003130B"/>
    <w:rsid w:val="00031356"/>
    <w:rsid w:val="000335AC"/>
    <w:rsid w:val="00037C8C"/>
    <w:rsid w:val="00037DBF"/>
    <w:rsid w:val="0004065C"/>
    <w:rsid w:val="000413CC"/>
    <w:rsid w:val="000415AB"/>
    <w:rsid w:val="00041A4F"/>
    <w:rsid w:val="00042E19"/>
    <w:rsid w:val="00044DF0"/>
    <w:rsid w:val="0004707D"/>
    <w:rsid w:val="000531CA"/>
    <w:rsid w:val="0006019C"/>
    <w:rsid w:val="00060A0E"/>
    <w:rsid w:val="00061E59"/>
    <w:rsid w:val="000643C2"/>
    <w:rsid w:val="00066BBD"/>
    <w:rsid w:val="0006712F"/>
    <w:rsid w:val="00070114"/>
    <w:rsid w:val="00070695"/>
    <w:rsid w:val="00072AB3"/>
    <w:rsid w:val="00077BB1"/>
    <w:rsid w:val="000814C6"/>
    <w:rsid w:val="00086458"/>
    <w:rsid w:val="00087276"/>
    <w:rsid w:val="000918C5"/>
    <w:rsid w:val="00091A82"/>
    <w:rsid w:val="00092ACE"/>
    <w:rsid w:val="000946B8"/>
    <w:rsid w:val="00097FE8"/>
    <w:rsid w:val="000A10BD"/>
    <w:rsid w:val="000A1663"/>
    <w:rsid w:val="000A342C"/>
    <w:rsid w:val="000A34F1"/>
    <w:rsid w:val="000A3CB9"/>
    <w:rsid w:val="000A57ED"/>
    <w:rsid w:val="000A5AA6"/>
    <w:rsid w:val="000A6B1D"/>
    <w:rsid w:val="000A7C6D"/>
    <w:rsid w:val="000B1607"/>
    <w:rsid w:val="000B3690"/>
    <w:rsid w:val="000B48D7"/>
    <w:rsid w:val="000B7DDC"/>
    <w:rsid w:val="000C37F9"/>
    <w:rsid w:val="000C73C7"/>
    <w:rsid w:val="000D1EBE"/>
    <w:rsid w:val="000D2D3A"/>
    <w:rsid w:val="000D60FD"/>
    <w:rsid w:val="000E0853"/>
    <w:rsid w:val="000E3737"/>
    <w:rsid w:val="000E417E"/>
    <w:rsid w:val="000E4B36"/>
    <w:rsid w:val="000F2C47"/>
    <w:rsid w:val="000F7CAB"/>
    <w:rsid w:val="0010092B"/>
    <w:rsid w:val="001040F8"/>
    <w:rsid w:val="00104118"/>
    <w:rsid w:val="0010565B"/>
    <w:rsid w:val="00105AE0"/>
    <w:rsid w:val="00111498"/>
    <w:rsid w:val="00115B2A"/>
    <w:rsid w:val="0011738B"/>
    <w:rsid w:val="00117BB1"/>
    <w:rsid w:val="00124717"/>
    <w:rsid w:val="001331F9"/>
    <w:rsid w:val="001343BC"/>
    <w:rsid w:val="00134D62"/>
    <w:rsid w:val="00135417"/>
    <w:rsid w:val="00135A8C"/>
    <w:rsid w:val="00136D01"/>
    <w:rsid w:val="00140C56"/>
    <w:rsid w:val="00145418"/>
    <w:rsid w:val="00147AB6"/>
    <w:rsid w:val="001526FA"/>
    <w:rsid w:val="00153FB4"/>
    <w:rsid w:val="00154F7B"/>
    <w:rsid w:val="00155BA5"/>
    <w:rsid w:val="0015624A"/>
    <w:rsid w:val="00157E52"/>
    <w:rsid w:val="001636C2"/>
    <w:rsid w:val="00165812"/>
    <w:rsid w:val="00166ABE"/>
    <w:rsid w:val="00167033"/>
    <w:rsid w:val="00167230"/>
    <w:rsid w:val="00170026"/>
    <w:rsid w:val="00170C5A"/>
    <w:rsid w:val="00174D81"/>
    <w:rsid w:val="0017524A"/>
    <w:rsid w:val="0017720E"/>
    <w:rsid w:val="00177CE4"/>
    <w:rsid w:val="001806F7"/>
    <w:rsid w:val="00183BB8"/>
    <w:rsid w:val="00183F80"/>
    <w:rsid w:val="00185499"/>
    <w:rsid w:val="0018572B"/>
    <w:rsid w:val="00185AA7"/>
    <w:rsid w:val="001862E9"/>
    <w:rsid w:val="00193A8A"/>
    <w:rsid w:val="00193ECB"/>
    <w:rsid w:val="00194AB2"/>
    <w:rsid w:val="001952ED"/>
    <w:rsid w:val="001A228A"/>
    <w:rsid w:val="001A55B4"/>
    <w:rsid w:val="001A6BCF"/>
    <w:rsid w:val="001A6C52"/>
    <w:rsid w:val="001B18C5"/>
    <w:rsid w:val="001B29D0"/>
    <w:rsid w:val="001B480F"/>
    <w:rsid w:val="001B67DC"/>
    <w:rsid w:val="001C19AD"/>
    <w:rsid w:val="001C1BE7"/>
    <w:rsid w:val="001C24E4"/>
    <w:rsid w:val="001C2DD5"/>
    <w:rsid w:val="001C4615"/>
    <w:rsid w:val="001C5162"/>
    <w:rsid w:val="001C586D"/>
    <w:rsid w:val="001C5CEB"/>
    <w:rsid w:val="001C6E55"/>
    <w:rsid w:val="001C7D12"/>
    <w:rsid w:val="001D0BC5"/>
    <w:rsid w:val="001D12A0"/>
    <w:rsid w:val="001D4B61"/>
    <w:rsid w:val="001D4FCB"/>
    <w:rsid w:val="001D5F19"/>
    <w:rsid w:val="001D6BC6"/>
    <w:rsid w:val="001E3495"/>
    <w:rsid w:val="001E5469"/>
    <w:rsid w:val="001E61C0"/>
    <w:rsid w:val="001E6FA9"/>
    <w:rsid w:val="001F12F1"/>
    <w:rsid w:val="001F13CE"/>
    <w:rsid w:val="001F20F4"/>
    <w:rsid w:val="001F4B32"/>
    <w:rsid w:val="001F735F"/>
    <w:rsid w:val="001F7FAE"/>
    <w:rsid w:val="00200078"/>
    <w:rsid w:val="002031F4"/>
    <w:rsid w:val="00204771"/>
    <w:rsid w:val="0020576C"/>
    <w:rsid w:val="002059C6"/>
    <w:rsid w:val="00210F37"/>
    <w:rsid w:val="002125A8"/>
    <w:rsid w:val="00212F78"/>
    <w:rsid w:val="00213BFF"/>
    <w:rsid w:val="0021403E"/>
    <w:rsid w:val="0021431B"/>
    <w:rsid w:val="002150FD"/>
    <w:rsid w:val="0021608A"/>
    <w:rsid w:val="0022108B"/>
    <w:rsid w:val="00225CC0"/>
    <w:rsid w:val="00226A34"/>
    <w:rsid w:val="00233E35"/>
    <w:rsid w:val="00236357"/>
    <w:rsid w:val="002405F8"/>
    <w:rsid w:val="00241367"/>
    <w:rsid w:val="002445DA"/>
    <w:rsid w:val="0024573F"/>
    <w:rsid w:val="00247324"/>
    <w:rsid w:val="002504F6"/>
    <w:rsid w:val="00253ECD"/>
    <w:rsid w:val="00257144"/>
    <w:rsid w:val="00257778"/>
    <w:rsid w:val="00257FD9"/>
    <w:rsid w:val="0026055D"/>
    <w:rsid w:val="00263EF2"/>
    <w:rsid w:val="00264F7F"/>
    <w:rsid w:val="00266C44"/>
    <w:rsid w:val="002701D4"/>
    <w:rsid w:val="00270FF2"/>
    <w:rsid w:val="00273887"/>
    <w:rsid w:val="002809F3"/>
    <w:rsid w:val="002829A6"/>
    <w:rsid w:val="00285A50"/>
    <w:rsid w:val="002871B4"/>
    <w:rsid w:val="002903A0"/>
    <w:rsid w:val="002942BE"/>
    <w:rsid w:val="00296178"/>
    <w:rsid w:val="00297AE6"/>
    <w:rsid w:val="002A073E"/>
    <w:rsid w:val="002A086E"/>
    <w:rsid w:val="002A11C5"/>
    <w:rsid w:val="002A1F30"/>
    <w:rsid w:val="002A3704"/>
    <w:rsid w:val="002A47CF"/>
    <w:rsid w:val="002A4D82"/>
    <w:rsid w:val="002B28EF"/>
    <w:rsid w:val="002C0806"/>
    <w:rsid w:val="002C3F75"/>
    <w:rsid w:val="002C42E0"/>
    <w:rsid w:val="002C4769"/>
    <w:rsid w:val="002C4D57"/>
    <w:rsid w:val="002D0D04"/>
    <w:rsid w:val="002D0FBA"/>
    <w:rsid w:val="002D1186"/>
    <w:rsid w:val="002D18B4"/>
    <w:rsid w:val="002D2880"/>
    <w:rsid w:val="002D33FB"/>
    <w:rsid w:val="002D5AA1"/>
    <w:rsid w:val="002D5E42"/>
    <w:rsid w:val="002E38C1"/>
    <w:rsid w:val="002F13FB"/>
    <w:rsid w:val="002F47ED"/>
    <w:rsid w:val="00302CBA"/>
    <w:rsid w:val="00310527"/>
    <w:rsid w:val="00310709"/>
    <w:rsid w:val="00311ED8"/>
    <w:rsid w:val="00313653"/>
    <w:rsid w:val="003146DE"/>
    <w:rsid w:val="0031565D"/>
    <w:rsid w:val="00316929"/>
    <w:rsid w:val="00322B95"/>
    <w:rsid w:val="00324720"/>
    <w:rsid w:val="003260F6"/>
    <w:rsid w:val="003269B9"/>
    <w:rsid w:val="00326E20"/>
    <w:rsid w:val="00331186"/>
    <w:rsid w:val="003329A5"/>
    <w:rsid w:val="00335975"/>
    <w:rsid w:val="0033720E"/>
    <w:rsid w:val="00337C59"/>
    <w:rsid w:val="00340B5F"/>
    <w:rsid w:val="00342DD5"/>
    <w:rsid w:val="00342EAA"/>
    <w:rsid w:val="00345271"/>
    <w:rsid w:val="0034792E"/>
    <w:rsid w:val="00347A85"/>
    <w:rsid w:val="00351AAE"/>
    <w:rsid w:val="003534C9"/>
    <w:rsid w:val="00353AFF"/>
    <w:rsid w:val="00354204"/>
    <w:rsid w:val="0035624B"/>
    <w:rsid w:val="003565DF"/>
    <w:rsid w:val="003618C6"/>
    <w:rsid w:val="00364E0F"/>
    <w:rsid w:val="00364EC8"/>
    <w:rsid w:val="0036563F"/>
    <w:rsid w:val="00367A6C"/>
    <w:rsid w:val="00370F5A"/>
    <w:rsid w:val="003727B5"/>
    <w:rsid w:val="003733DC"/>
    <w:rsid w:val="003744BB"/>
    <w:rsid w:val="003800B7"/>
    <w:rsid w:val="003807F3"/>
    <w:rsid w:val="0038124D"/>
    <w:rsid w:val="00381DA9"/>
    <w:rsid w:val="003823FB"/>
    <w:rsid w:val="00383607"/>
    <w:rsid w:val="00384738"/>
    <w:rsid w:val="00384759"/>
    <w:rsid w:val="00391C3E"/>
    <w:rsid w:val="0039464B"/>
    <w:rsid w:val="00394661"/>
    <w:rsid w:val="00394F40"/>
    <w:rsid w:val="003A07F5"/>
    <w:rsid w:val="003A2100"/>
    <w:rsid w:val="003A35EB"/>
    <w:rsid w:val="003A3A45"/>
    <w:rsid w:val="003A4611"/>
    <w:rsid w:val="003A5638"/>
    <w:rsid w:val="003A714F"/>
    <w:rsid w:val="003B19F4"/>
    <w:rsid w:val="003B28F3"/>
    <w:rsid w:val="003B3694"/>
    <w:rsid w:val="003B4D4E"/>
    <w:rsid w:val="003C5204"/>
    <w:rsid w:val="003C59D8"/>
    <w:rsid w:val="003C6147"/>
    <w:rsid w:val="003C6A72"/>
    <w:rsid w:val="003D0720"/>
    <w:rsid w:val="003D09E6"/>
    <w:rsid w:val="003D0C61"/>
    <w:rsid w:val="003D0DF7"/>
    <w:rsid w:val="003D28FD"/>
    <w:rsid w:val="003D4339"/>
    <w:rsid w:val="003D7067"/>
    <w:rsid w:val="003D774B"/>
    <w:rsid w:val="003E1944"/>
    <w:rsid w:val="003E2CA2"/>
    <w:rsid w:val="003E45C8"/>
    <w:rsid w:val="003E51CC"/>
    <w:rsid w:val="003E5CC4"/>
    <w:rsid w:val="003E60B6"/>
    <w:rsid w:val="003F0305"/>
    <w:rsid w:val="003F0995"/>
    <w:rsid w:val="003F10B0"/>
    <w:rsid w:val="003F32E6"/>
    <w:rsid w:val="003F43AC"/>
    <w:rsid w:val="003F5CF7"/>
    <w:rsid w:val="003F74B7"/>
    <w:rsid w:val="003F7F55"/>
    <w:rsid w:val="00400B3E"/>
    <w:rsid w:val="0040245D"/>
    <w:rsid w:val="004075C0"/>
    <w:rsid w:val="00412249"/>
    <w:rsid w:val="004230DE"/>
    <w:rsid w:val="00424882"/>
    <w:rsid w:val="00430269"/>
    <w:rsid w:val="0043386E"/>
    <w:rsid w:val="00440D2A"/>
    <w:rsid w:val="004432D7"/>
    <w:rsid w:val="00443C2B"/>
    <w:rsid w:val="004462DF"/>
    <w:rsid w:val="00452452"/>
    <w:rsid w:val="0045336A"/>
    <w:rsid w:val="004541BC"/>
    <w:rsid w:val="00455D89"/>
    <w:rsid w:val="00462121"/>
    <w:rsid w:val="0046254C"/>
    <w:rsid w:val="00462B39"/>
    <w:rsid w:val="00464BD5"/>
    <w:rsid w:val="00465975"/>
    <w:rsid w:val="00466407"/>
    <w:rsid w:val="004714F3"/>
    <w:rsid w:val="00475B0D"/>
    <w:rsid w:val="00482F12"/>
    <w:rsid w:val="00491CAA"/>
    <w:rsid w:val="004944DC"/>
    <w:rsid w:val="00496B39"/>
    <w:rsid w:val="004A1995"/>
    <w:rsid w:val="004A346F"/>
    <w:rsid w:val="004A574B"/>
    <w:rsid w:val="004A74E7"/>
    <w:rsid w:val="004A7B6F"/>
    <w:rsid w:val="004B1073"/>
    <w:rsid w:val="004B1989"/>
    <w:rsid w:val="004C06CB"/>
    <w:rsid w:val="004C09AC"/>
    <w:rsid w:val="004C0F58"/>
    <w:rsid w:val="004C2737"/>
    <w:rsid w:val="004C7CDB"/>
    <w:rsid w:val="004D099F"/>
    <w:rsid w:val="004D0D6B"/>
    <w:rsid w:val="004D54CA"/>
    <w:rsid w:val="004D6917"/>
    <w:rsid w:val="004D7664"/>
    <w:rsid w:val="004E0EC7"/>
    <w:rsid w:val="004E2CCA"/>
    <w:rsid w:val="004E3268"/>
    <w:rsid w:val="004E4DB8"/>
    <w:rsid w:val="004E6DFB"/>
    <w:rsid w:val="004F3906"/>
    <w:rsid w:val="004F5276"/>
    <w:rsid w:val="004F768F"/>
    <w:rsid w:val="004F78C1"/>
    <w:rsid w:val="004F7B17"/>
    <w:rsid w:val="00501DFE"/>
    <w:rsid w:val="005025FE"/>
    <w:rsid w:val="00502F61"/>
    <w:rsid w:val="00505875"/>
    <w:rsid w:val="00512E05"/>
    <w:rsid w:val="00513101"/>
    <w:rsid w:val="0051A055"/>
    <w:rsid w:val="00522EBF"/>
    <w:rsid w:val="00525D2E"/>
    <w:rsid w:val="00527C22"/>
    <w:rsid w:val="0053268F"/>
    <w:rsid w:val="0054089F"/>
    <w:rsid w:val="00541EB4"/>
    <w:rsid w:val="0055155D"/>
    <w:rsid w:val="005549A8"/>
    <w:rsid w:val="00561D97"/>
    <w:rsid w:val="00563E71"/>
    <w:rsid w:val="005647C1"/>
    <w:rsid w:val="005658F6"/>
    <w:rsid w:val="005713FE"/>
    <w:rsid w:val="005720A2"/>
    <w:rsid w:val="005742D8"/>
    <w:rsid w:val="00580801"/>
    <w:rsid w:val="00580AE8"/>
    <w:rsid w:val="00581AD0"/>
    <w:rsid w:val="005838F7"/>
    <w:rsid w:val="00586F31"/>
    <w:rsid w:val="00594CAF"/>
    <w:rsid w:val="005960DF"/>
    <w:rsid w:val="00597BE5"/>
    <w:rsid w:val="005A07C5"/>
    <w:rsid w:val="005A1313"/>
    <w:rsid w:val="005A232A"/>
    <w:rsid w:val="005A33C2"/>
    <w:rsid w:val="005A4A09"/>
    <w:rsid w:val="005A6BA7"/>
    <w:rsid w:val="005B0437"/>
    <w:rsid w:val="005B341E"/>
    <w:rsid w:val="005B39A7"/>
    <w:rsid w:val="005B5968"/>
    <w:rsid w:val="005C26C5"/>
    <w:rsid w:val="005C40C7"/>
    <w:rsid w:val="005CD2F9"/>
    <w:rsid w:val="005D38F9"/>
    <w:rsid w:val="005D4D91"/>
    <w:rsid w:val="005D5DE4"/>
    <w:rsid w:val="005E1172"/>
    <w:rsid w:val="005E4302"/>
    <w:rsid w:val="005E54EB"/>
    <w:rsid w:val="005E5F90"/>
    <w:rsid w:val="005E6F2B"/>
    <w:rsid w:val="005F0CEE"/>
    <w:rsid w:val="005F381E"/>
    <w:rsid w:val="005F51CE"/>
    <w:rsid w:val="005F599F"/>
    <w:rsid w:val="005F796C"/>
    <w:rsid w:val="006017F3"/>
    <w:rsid w:val="00603711"/>
    <w:rsid w:val="0060473D"/>
    <w:rsid w:val="00605A86"/>
    <w:rsid w:val="006074A9"/>
    <w:rsid w:val="00616F22"/>
    <w:rsid w:val="00617EE5"/>
    <w:rsid w:val="00620F8C"/>
    <w:rsid w:val="00621366"/>
    <w:rsid w:val="0062386B"/>
    <w:rsid w:val="006272E2"/>
    <w:rsid w:val="006277F2"/>
    <w:rsid w:val="00630A4D"/>
    <w:rsid w:val="0063197D"/>
    <w:rsid w:val="006336DD"/>
    <w:rsid w:val="00633A7F"/>
    <w:rsid w:val="00634014"/>
    <w:rsid w:val="006344ED"/>
    <w:rsid w:val="006351A4"/>
    <w:rsid w:val="00636590"/>
    <w:rsid w:val="00637A48"/>
    <w:rsid w:val="00640C2E"/>
    <w:rsid w:val="00641D13"/>
    <w:rsid w:val="00653527"/>
    <w:rsid w:val="00657A0C"/>
    <w:rsid w:val="00657C3E"/>
    <w:rsid w:val="0066008C"/>
    <w:rsid w:val="006624E8"/>
    <w:rsid w:val="006659DB"/>
    <w:rsid w:val="006666C1"/>
    <w:rsid w:val="00667BB6"/>
    <w:rsid w:val="00667D32"/>
    <w:rsid w:val="00671CD5"/>
    <w:rsid w:val="0067512F"/>
    <w:rsid w:val="0067758C"/>
    <w:rsid w:val="006843CD"/>
    <w:rsid w:val="006869B4"/>
    <w:rsid w:val="006878AD"/>
    <w:rsid w:val="006903C5"/>
    <w:rsid w:val="00690A56"/>
    <w:rsid w:val="006915F4"/>
    <w:rsid w:val="00691A70"/>
    <w:rsid w:val="00696BC4"/>
    <w:rsid w:val="006A0755"/>
    <w:rsid w:val="006A3DEC"/>
    <w:rsid w:val="006A47B5"/>
    <w:rsid w:val="006A7D0F"/>
    <w:rsid w:val="006B072B"/>
    <w:rsid w:val="006B1033"/>
    <w:rsid w:val="006B1229"/>
    <w:rsid w:val="006B13DC"/>
    <w:rsid w:val="006B2FC4"/>
    <w:rsid w:val="006B5013"/>
    <w:rsid w:val="006B65B9"/>
    <w:rsid w:val="006B681A"/>
    <w:rsid w:val="006B7361"/>
    <w:rsid w:val="006B7CCB"/>
    <w:rsid w:val="006B7D83"/>
    <w:rsid w:val="006C06F1"/>
    <w:rsid w:val="006C28EB"/>
    <w:rsid w:val="006C4FB5"/>
    <w:rsid w:val="006C73D4"/>
    <w:rsid w:val="006C7B1C"/>
    <w:rsid w:val="006C7FBD"/>
    <w:rsid w:val="006D1D9C"/>
    <w:rsid w:val="006D55F3"/>
    <w:rsid w:val="006E4180"/>
    <w:rsid w:val="006E59DA"/>
    <w:rsid w:val="006E7C3D"/>
    <w:rsid w:val="006F0356"/>
    <w:rsid w:val="006F0EDD"/>
    <w:rsid w:val="006F2E8E"/>
    <w:rsid w:val="006F6D51"/>
    <w:rsid w:val="006F7768"/>
    <w:rsid w:val="00700E08"/>
    <w:rsid w:val="007156B5"/>
    <w:rsid w:val="0072157F"/>
    <w:rsid w:val="0072398E"/>
    <w:rsid w:val="00724C05"/>
    <w:rsid w:val="00731143"/>
    <w:rsid w:val="00732129"/>
    <w:rsid w:val="00732CAB"/>
    <w:rsid w:val="00732CE3"/>
    <w:rsid w:val="0073383C"/>
    <w:rsid w:val="00733FCA"/>
    <w:rsid w:val="0074069E"/>
    <w:rsid w:val="00740F45"/>
    <w:rsid w:val="00742333"/>
    <w:rsid w:val="00743D58"/>
    <w:rsid w:val="00745349"/>
    <w:rsid w:val="0074CC66"/>
    <w:rsid w:val="00750026"/>
    <w:rsid w:val="00753715"/>
    <w:rsid w:val="00755322"/>
    <w:rsid w:val="007558B4"/>
    <w:rsid w:val="007558EE"/>
    <w:rsid w:val="00756F20"/>
    <w:rsid w:val="00762700"/>
    <w:rsid w:val="00763130"/>
    <w:rsid w:val="0076352B"/>
    <w:rsid w:val="00765383"/>
    <w:rsid w:val="00765886"/>
    <w:rsid w:val="00766874"/>
    <w:rsid w:val="00766D15"/>
    <w:rsid w:val="007670F0"/>
    <w:rsid w:val="00770CB4"/>
    <w:rsid w:val="00772315"/>
    <w:rsid w:val="00782A9A"/>
    <w:rsid w:val="00785878"/>
    <w:rsid w:val="007858DC"/>
    <w:rsid w:val="007859AE"/>
    <w:rsid w:val="00786B77"/>
    <w:rsid w:val="00793C2E"/>
    <w:rsid w:val="007A16C9"/>
    <w:rsid w:val="007A22C5"/>
    <w:rsid w:val="007B4FA9"/>
    <w:rsid w:val="007B7663"/>
    <w:rsid w:val="007C06A9"/>
    <w:rsid w:val="007C3895"/>
    <w:rsid w:val="007C40FA"/>
    <w:rsid w:val="007C4B8F"/>
    <w:rsid w:val="007C564D"/>
    <w:rsid w:val="007C5985"/>
    <w:rsid w:val="007C7726"/>
    <w:rsid w:val="007D8B90"/>
    <w:rsid w:val="007E03F2"/>
    <w:rsid w:val="007E6D84"/>
    <w:rsid w:val="007E7F4E"/>
    <w:rsid w:val="007F2596"/>
    <w:rsid w:val="007F45AD"/>
    <w:rsid w:val="0080640C"/>
    <w:rsid w:val="00807D62"/>
    <w:rsid w:val="0081061C"/>
    <w:rsid w:val="0081133C"/>
    <w:rsid w:val="0081216A"/>
    <w:rsid w:val="008178C5"/>
    <w:rsid w:val="00817D8A"/>
    <w:rsid w:val="00820160"/>
    <w:rsid w:val="0082225C"/>
    <w:rsid w:val="00822F97"/>
    <w:rsid w:val="00824262"/>
    <w:rsid w:val="00824956"/>
    <w:rsid w:val="00824CE6"/>
    <w:rsid w:val="0082577D"/>
    <w:rsid w:val="00826FE0"/>
    <w:rsid w:val="00830295"/>
    <w:rsid w:val="00832F47"/>
    <w:rsid w:val="00833ECC"/>
    <w:rsid w:val="0083464C"/>
    <w:rsid w:val="00840468"/>
    <w:rsid w:val="00841115"/>
    <w:rsid w:val="00841426"/>
    <w:rsid w:val="00842830"/>
    <w:rsid w:val="008452E1"/>
    <w:rsid w:val="00846C25"/>
    <w:rsid w:val="00850F85"/>
    <w:rsid w:val="008544CB"/>
    <w:rsid w:val="00854A3B"/>
    <w:rsid w:val="00854C8E"/>
    <w:rsid w:val="0085555C"/>
    <w:rsid w:val="00855672"/>
    <w:rsid w:val="008570C4"/>
    <w:rsid w:val="00863C5D"/>
    <w:rsid w:val="00863F30"/>
    <w:rsid w:val="00863F62"/>
    <w:rsid w:val="00863FB9"/>
    <w:rsid w:val="008700A1"/>
    <w:rsid w:val="00870773"/>
    <w:rsid w:val="00870A75"/>
    <w:rsid w:val="00872818"/>
    <w:rsid w:val="00876F7E"/>
    <w:rsid w:val="00882CBA"/>
    <w:rsid w:val="0089142E"/>
    <w:rsid w:val="00893BBB"/>
    <w:rsid w:val="0089440A"/>
    <w:rsid w:val="00897637"/>
    <w:rsid w:val="008A1FD2"/>
    <w:rsid w:val="008A35BB"/>
    <w:rsid w:val="008A4B05"/>
    <w:rsid w:val="008A5D44"/>
    <w:rsid w:val="008A5E1B"/>
    <w:rsid w:val="008A695A"/>
    <w:rsid w:val="008A6A09"/>
    <w:rsid w:val="008A7944"/>
    <w:rsid w:val="008B036F"/>
    <w:rsid w:val="008B3127"/>
    <w:rsid w:val="008B7C67"/>
    <w:rsid w:val="008C2AC4"/>
    <w:rsid w:val="008C3636"/>
    <w:rsid w:val="008C4CA0"/>
    <w:rsid w:val="008C67EF"/>
    <w:rsid w:val="008C6C02"/>
    <w:rsid w:val="008E7067"/>
    <w:rsid w:val="008F3616"/>
    <w:rsid w:val="00900FB5"/>
    <w:rsid w:val="0090110C"/>
    <w:rsid w:val="00902FD0"/>
    <w:rsid w:val="00904917"/>
    <w:rsid w:val="00910625"/>
    <w:rsid w:val="009108FF"/>
    <w:rsid w:val="009143B9"/>
    <w:rsid w:val="00916A6E"/>
    <w:rsid w:val="00917354"/>
    <w:rsid w:val="00923240"/>
    <w:rsid w:val="00926722"/>
    <w:rsid w:val="009305CF"/>
    <w:rsid w:val="00930AF4"/>
    <w:rsid w:val="00934B8D"/>
    <w:rsid w:val="00935E5C"/>
    <w:rsid w:val="00935FAD"/>
    <w:rsid w:val="00936814"/>
    <w:rsid w:val="00937D1A"/>
    <w:rsid w:val="00940EAD"/>
    <w:rsid w:val="009444BC"/>
    <w:rsid w:val="0094592B"/>
    <w:rsid w:val="0095124E"/>
    <w:rsid w:val="0095176F"/>
    <w:rsid w:val="00960A0B"/>
    <w:rsid w:val="0096200F"/>
    <w:rsid w:val="009627AC"/>
    <w:rsid w:val="0096342F"/>
    <w:rsid w:val="00974BBA"/>
    <w:rsid w:val="00976261"/>
    <w:rsid w:val="0097689A"/>
    <w:rsid w:val="00977388"/>
    <w:rsid w:val="00980309"/>
    <w:rsid w:val="0098058D"/>
    <w:rsid w:val="009857BC"/>
    <w:rsid w:val="00987EA1"/>
    <w:rsid w:val="00991386"/>
    <w:rsid w:val="009924F2"/>
    <w:rsid w:val="00993E28"/>
    <w:rsid w:val="00994291"/>
    <w:rsid w:val="00994A1C"/>
    <w:rsid w:val="009962BB"/>
    <w:rsid w:val="009A1163"/>
    <w:rsid w:val="009A3101"/>
    <w:rsid w:val="009A4A4D"/>
    <w:rsid w:val="009A50E0"/>
    <w:rsid w:val="009A917B"/>
    <w:rsid w:val="009B1A66"/>
    <w:rsid w:val="009B3B00"/>
    <w:rsid w:val="009C0C98"/>
    <w:rsid w:val="009C1007"/>
    <w:rsid w:val="009C7B6F"/>
    <w:rsid w:val="009D05CA"/>
    <w:rsid w:val="009D2A07"/>
    <w:rsid w:val="009D39D6"/>
    <w:rsid w:val="009D663D"/>
    <w:rsid w:val="009E01FC"/>
    <w:rsid w:val="009E3C38"/>
    <w:rsid w:val="009E4B9B"/>
    <w:rsid w:val="009F123B"/>
    <w:rsid w:val="009F1A13"/>
    <w:rsid w:val="009F514B"/>
    <w:rsid w:val="009F713B"/>
    <w:rsid w:val="00A062CE"/>
    <w:rsid w:val="00A06695"/>
    <w:rsid w:val="00A075B2"/>
    <w:rsid w:val="00A200F8"/>
    <w:rsid w:val="00A20124"/>
    <w:rsid w:val="00A21337"/>
    <w:rsid w:val="00A25F54"/>
    <w:rsid w:val="00A2715C"/>
    <w:rsid w:val="00A31B3F"/>
    <w:rsid w:val="00A424B6"/>
    <w:rsid w:val="00A42F2A"/>
    <w:rsid w:val="00A47F72"/>
    <w:rsid w:val="00A504C2"/>
    <w:rsid w:val="00A509C7"/>
    <w:rsid w:val="00A52B00"/>
    <w:rsid w:val="00A53850"/>
    <w:rsid w:val="00A5616C"/>
    <w:rsid w:val="00A67FBF"/>
    <w:rsid w:val="00A735A1"/>
    <w:rsid w:val="00A74046"/>
    <w:rsid w:val="00A74F83"/>
    <w:rsid w:val="00A774F1"/>
    <w:rsid w:val="00A77C8E"/>
    <w:rsid w:val="00A8030E"/>
    <w:rsid w:val="00A8119D"/>
    <w:rsid w:val="00A81AEE"/>
    <w:rsid w:val="00A845B2"/>
    <w:rsid w:val="00A87485"/>
    <w:rsid w:val="00A90C99"/>
    <w:rsid w:val="00A90E66"/>
    <w:rsid w:val="00A92713"/>
    <w:rsid w:val="00A960BC"/>
    <w:rsid w:val="00A978EA"/>
    <w:rsid w:val="00AA60AC"/>
    <w:rsid w:val="00AA67A7"/>
    <w:rsid w:val="00AB1A5A"/>
    <w:rsid w:val="00AB445A"/>
    <w:rsid w:val="00AB523F"/>
    <w:rsid w:val="00AB679A"/>
    <w:rsid w:val="00AB6EAE"/>
    <w:rsid w:val="00AC24BA"/>
    <w:rsid w:val="00AC60AD"/>
    <w:rsid w:val="00AD297F"/>
    <w:rsid w:val="00AD3D77"/>
    <w:rsid w:val="00AD3DCC"/>
    <w:rsid w:val="00AD4942"/>
    <w:rsid w:val="00AE1529"/>
    <w:rsid w:val="00AE30F1"/>
    <w:rsid w:val="00AE33F4"/>
    <w:rsid w:val="00AE3F69"/>
    <w:rsid w:val="00AE6B46"/>
    <w:rsid w:val="00AE7C7E"/>
    <w:rsid w:val="00AF2490"/>
    <w:rsid w:val="00AF60AD"/>
    <w:rsid w:val="00AF6366"/>
    <w:rsid w:val="00AF6E52"/>
    <w:rsid w:val="00B00B35"/>
    <w:rsid w:val="00B0342D"/>
    <w:rsid w:val="00B106DB"/>
    <w:rsid w:val="00B130AE"/>
    <w:rsid w:val="00B13133"/>
    <w:rsid w:val="00B161C0"/>
    <w:rsid w:val="00B17335"/>
    <w:rsid w:val="00B20964"/>
    <w:rsid w:val="00B2301E"/>
    <w:rsid w:val="00B2302E"/>
    <w:rsid w:val="00B312A6"/>
    <w:rsid w:val="00B314B5"/>
    <w:rsid w:val="00B31881"/>
    <w:rsid w:val="00B34C93"/>
    <w:rsid w:val="00B36D91"/>
    <w:rsid w:val="00B402C7"/>
    <w:rsid w:val="00B4504A"/>
    <w:rsid w:val="00B46345"/>
    <w:rsid w:val="00B50AD0"/>
    <w:rsid w:val="00B51581"/>
    <w:rsid w:val="00B543DE"/>
    <w:rsid w:val="00B5692A"/>
    <w:rsid w:val="00B61256"/>
    <w:rsid w:val="00B61E7C"/>
    <w:rsid w:val="00B63719"/>
    <w:rsid w:val="00B67D17"/>
    <w:rsid w:val="00B75E90"/>
    <w:rsid w:val="00B76406"/>
    <w:rsid w:val="00B77298"/>
    <w:rsid w:val="00B77C72"/>
    <w:rsid w:val="00B8135A"/>
    <w:rsid w:val="00B81376"/>
    <w:rsid w:val="00B81A5C"/>
    <w:rsid w:val="00B82A22"/>
    <w:rsid w:val="00B84160"/>
    <w:rsid w:val="00B92C9A"/>
    <w:rsid w:val="00B95625"/>
    <w:rsid w:val="00B95665"/>
    <w:rsid w:val="00B96DDC"/>
    <w:rsid w:val="00BA158F"/>
    <w:rsid w:val="00BA54AF"/>
    <w:rsid w:val="00BA61AF"/>
    <w:rsid w:val="00BA621E"/>
    <w:rsid w:val="00BA6DE8"/>
    <w:rsid w:val="00BB06EA"/>
    <w:rsid w:val="00BB0892"/>
    <w:rsid w:val="00BB2902"/>
    <w:rsid w:val="00BB29CC"/>
    <w:rsid w:val="00BB31D1"/>
    <w:rsid w:val="00BB347C"/>
    <w:rsid w:val="00BB530C"/>
    <w:rsid w:val="00BC1571"/>
    <w:rsid w:val="00BC2644"/>
    <w:rsid w:val="00BC76EA"/>
    <w:rsid w:val="00BC7BC6"/>
    <w:rsid w:val="00BD3779"/>
    <w:rsid w:val="00BD4FFD"/>
    <w:rsid w:val="00BD6B98"/>
    <w:rsid w:val="00BD7A75"/>
    <w:rsid w:val="00BE27CC"/>
    <w:rsid w:val="00BE45D1"/>
    <w:rsid w:val="00BE63E6"/>
    <w:rsid w:val="00BE68AA"/>
    <w:rsid w:val="00BF4A45"/>
    <w:rsid w:val="00BF522F"/>
    <w:rsid w:val="00BF7905"/>
    <w:rsid w:val="00C01550"/>
    <w:rsid w:val="00C0640F"/>
    <w:rsid w:val="00C06D73"/>
    <w:rsid w:val="00C06E8C"/>
    <w:rsid w:val="00C071E8"/>
    <w:rsid w:val="00C11A87"/>
    <w:rsid w:val="00C170DE"/>
    <w:rsid w:val="00C2057B"/>
    <w:rsid w:val="00C22E3F"/>
    <w:rsid w:val="00C253FE"/>
    <w:rsid w:val="00C30695"/>
    <w:rsid w:val="00C30B88"/>
    <w:rsid w:val="00C33A64"/>
    <w:rsid w:val="00C34444"/>
    <w:rsid w:val="00C405C6"/>
    <w:rsid w:val="00C420E2"/>
    <w:rsid w:val="00C45677"/>
    <w:rsid w:val="00C45FED"/>
    <w:rsid w:val="00C5508D"/>
    <w:rsid w:val="00C570ED"/>
    <w:rsid w:val="00C60B43"/>
    <w:rsid w:val="00C6104E"/>
    <w:rsid w:val="00C61F45"/>
    <w:rsid w:val="00C62DDF"/>
    <w:rsid w:val="00C63595"/>
    <w:rsid w:val="00C64419"/>
    <w:rsid w:val="00C64FA0"/>
    <w:rsid w:val="00C65558"/>
    <w:rsid w:val="00C65ADC"/>
    <w:rsid w:val="00C71261"/>
    <w:rsid w:val="00C73762"/>
    <w:rsid w:val="00C73CB4"/>
    <w:rsid w:val="00C73F69"/>
    <w:rsid w:val="00C753C2"/>
    <w:rsid w:val="00C76EDC"/>
    <w:rsid w:val="00C77F1E"/>
    <w:rsid w:val="00C805EF"/>
    <w:rsid w:val="00C80977"/>
    <w:rsid w:val="00C827CD"/>
    <w:rsid w:val="00C82D00"/>
    <w:rsid w:val="00C85A95"/>
    <w:rsid w:val="00C86090"/>
    <w:rsid w:val="00C90B69"/>
    <w:rsid w:val="00C924EC"/>
    <w:rsid w:val="00C92593"/>
    <w:rsid w:val="00C96302"/>
    <w:rsid w:val="00C97488"/>
    <w:rsid w:val="00CA3159"/>
    <w:rsid w:val="00CB1DA9"/>
    <w:rsid w:val="00CB4823"/>
    <w:rsid w:val="00CB632D"/>
    <w:rsid w:val="00CC239F"/>
    <w:rsid w:val="00CC3398"/>
    <w:rsid w:val="00CC53D1"/>
    <w:rsid w:val="00CD0451"/>
    <w:rsid w:val="00CD111E"/>
    <w:rsid w:val="00CD316C"/>
    <w:rsid w:val="00CD3A8F"/>
    <w:rsid w:val="00CD58FE"/>
    <w:rsid w:val="00CD59A3"/>
    <w:rsid w:val="00CD7AF6"/>
    <w:rsid w:val="00CE1843"/>
    <w:rsid w:val="00CE566D"/>
    <w:rsid w:val="00CE59F8"/>
    <w:rsid w:val="00CF48B0"/>
    <w:rsid w:val="00CF6C56"/>
    <w:rsid w:val="00D01C04"/>
    <w:rsid w:val="00D02A24"/>
    <w:rsid w:val="00D053FA"/>
    <w:rsid w:val="00D0567E"/>
    <w:rsid w:val="00D07CF6"/>
    <w:rsid w:val="00D15FD1"/>
    <w:rsid w:val="00D21616"/>
    <w:rsid w:val="00D25CF7"/>
    <w:rsid w:val="00D25EEC"/>
    <w:rsid w:val="00D26B8C"/>
    <w:rsid w:val="00D26D14"/>
    <w:rsid w:val="00D30206"/>
    <w:rsid w:val="00D3053C"/>
    <w:rsid w:val="00D3151C"/>
    <w:rsid w:val="00D32D68"/>
    <w:rsid w:val="00D33C58"/>
    <w:rsid w:val="00D34A55"/>
    <w:rsid w:val="00D3507E"/>
    <w:rsid w:val="00D3670E"/>
    <w:rsid w:val="00D37EFB"/>
    <w:rsid w:val="00D4086B"/>
    <w:rsid w:val="00D4272D"/>
    <w:rsid w:val="00D432E8"/>
    <w:rsid w:val="00D44B9D"/>
    <w:rsid w:val="00D50AF2"/>
    <w:rsid w:val="00D522E8"/>
    <w:rsid w:val="00D559A1"/>
    <w:rsid w:val="00D57650"/>
    <w:rsid w:val="00D576E6"/>
    <w:rsid w:val="00D57C82"/>
    <w:rsid w:val="00D63A86"/>
    <w:rsid w:val="00D644F3"/>
    <w:rsid w:val="00D671EA"/>
    <w:rsid w:val="00D71BB6"/>
    <w:rsid w:val="00D721BE"/>
    <w:rsid w:val="00D72625"/>
    <w:rsid w:val="00D728E3"/>
    <w:rsid w:val="00D747D4"/>
    <w:rsid w:val="00D761CE"/>
    <w:rsid w:val="00D8049C"/>
    <w:rsid w:val="00D80A1C"/>
    <w:rsid w:val="00D81EA3"/>
    <w:rsid w:val="00D83CAB"/>
    <w:rsid w:val="00D900E4"/>
    <w:rsid w:val="00D92579"/>
    <w:rsid w:val="00D9428F"/>
    <w:rsid w:val="00DA3D5B"/>
    <w:rsid w:val="00DA3F14"/>
    <w:rsid w:val="00DB2214"/>
    <w:rsid w:val="00DB366A"/>
    <w:rsid w:val="00DB3B49"/>
    <w:rsid w:val="00DB5082"/>
    <w:rsid w:val="00DB60BC"/>
    <w:rsid w:val="00DB7BF0"/>
    <w:rsid w:val="00DC0E7A"/>
    <w:rsid w:val="00DC12CA"/>
    <w:rsid w:val="00DC28E7"/>
    <w:rsid w:val="00DC31C2"/>
    <w:rsid w:val="00DC592F"/>
    <w:rsid w:val="00DC5D0E"/>
    <w:rsid w:val="00DC6E4D"/>
    <w:rsid w:val="00DD35D1"/>
    <w:rsid w:val="00DD6742"/>
    <w:rsid w:val="00DE0AC9"/>
    <w:rsid w:val="00DE3046"/>
    <w:rsid w:val="00DE304E"/>
    <w:rsid w:val="00DE6D41"/>
    <w:rsid w:val="00DE7A11"/>
    <w:rsid w:val="00DE7AE2"/>
    <w:rsid w:val="00DE7EA5"/>
    <w:rsid w:val="00DF1245"/>
    <w:rsid w:val="00DF1AB4"/>
    <w:rsid w:val="00DF3487"/>
    <w:rsid w:val="00DF35E0"/>
    <w:rsid w:val="00DF4C83"/>
    <w:rsid w:val="00DF6A41"/>
    <w:rsid w:val="00DF7C64"/>
    <w:rsid w:val="00E00767"/>
    <w:rsid w:val="00E02228"/>
    <w:rsid w:val="00E04D67"/>
    <w:rsid w:val="00E10185"/>
    <w:rsid w:val="00E13394"/>
    <w:rsid w:val="00E134EA"/>
    <w:rsid w:val="00E13875"/>
    <w:rsid w:val="00E16473"/>
    <w:rsid w:val="00E17EF7"/>
    <w:rsid w:val="00E20257"/>
    <w:rsid w:val="00E21CF4"/>
    <w:rsid w:val="00E21E33"/>
    <w:rsid w:val="00E241B3"/>
    <w:rsid w:val="00E242E7"/>
    <w:rsid w:val="00E277FC"/>
    <w:rsid w:val="00E31664"/>
    <w:rsid w:val="00E37029"/>
    <w:rsid w:val="00E402BD"/>
    <w:rsid w:val="00E40EDA"/>
    <w:rsid w:val="00E428A4"/>
    <w:rsid w:val="00E42FCD"/>
    <w:rsid w:val="00E44F4F"/>
    <w:rsid w:val="00E4587E"/>
    <w:rsid w:val="00E500D7"/>
    <w:rsid w:val="00E50FCD"/>
    <w:rsid w:val="00E52FBC"/>
    <w:rsid w:val="00E53505"/>
    <w:rsid w:val="00E53EF2"/>
    <w:rsid w:val="00E55EAA"/>
    <w:rsid w:val="00E6156C"/>
    <w:rsid w:val="00E6335F"/>
    <w:rsid w:val="00E63C01"/>
    <w:rsid w:val="00E655FB"/>
    <w:rsid w:val="00E66AB3"/>
    <w:rsid w:val="00E66E93"/>
    <w:rsid w:val="00E711DA"/>
    <w:rsid w:val="00E8095B"/>
    <w:rsid w:val="00E80964"/>
    <w:rsid w:val="00E92195"/>
    <w:rsid w:val="00E9258B"/>
    <w:rsid w:val="00E95888"/>
    <w:rsid w:val="00E96AEC"/>
    <w:rsid w:val="00E96CAE"/>
    <w:rsid w:val="00E97AB8"/>
    <w:rsid w:val="00E97C8E"/>
    <w:rsid w:val="00EA06BA"/>
    <w:rsid w:val="00EA383A"/>
    <w:rsid w:val="00EA50C9"/>
    <w:rsid w:val="00EA7C8A"/>
    <w:rsid w:val="00EC3BDF"/>
    <w:rsid w:val="00EC3C1C"/>
    <w:rsid w:val="00EC6110"/>
    <w:rsid w:val="00EC6381"/>
    <w:rsid w:val="00EC670B"/>
    <w:rsid w:val="00EC736D"/>
    <w:rsid w:val="00EC7A22"/>
    <w:rsid w:val="00ED179E"/>
    <w:rsid w:val="00ED17C5"/>
    <w:rsid w:val="00ED76E9"/>
    <w:rsid w:val="00EE03E3"/>
    <w:rsid w:val="00EE19E6"/>
    <w:rsid w:val="00EE1EF7"/>
    <w:rsid w:val="00EE2860"/>
    <w:rsid w:val="00EE2BA0"/>
    <w:rsid w:val="00EE462E"/>
    <w:rsid w:val="00EE572C"/>
    <w:rsid w:val="00EE5AA3"/>
    <w:rsid w:val="00EF0AF4"/>
    <w:rsid w:val="00EF1FC5"/>
    <w:rsid w:val="00EF2CCA"/>
    <w:rsid w:val="00EF5D43"/>
    <w:rsid w:val="00F0104F"/>
    <w:rsid w:val="00F01DA3"/>
    <w:rsid w:val="00F04237"/>
    <w:rsid w:val="00F0443B"/>
    <w:rsid w:val="00F05343"/>
    <w:rsid w:val="00F11F11"/>
    <w:rsid w:val="00F1352B"/>
    <w:rsid w:val="00F13BF8"/>
    <w:rsid w:val="00F15709"/>
    <w:rsid w:val="00F16F16"/>
    <w:rsid w:val="00F22D55"/>
    <w:rsid w:val="00F24D5E"/>
    <w:rsid w:val="00F26E3A"/>
    <w:rsid w:val="00F279B5"/>
    <w:rsid w:val="00F31650"/>
    <w:rsid w:val="00F32473"/>
    <w:rsid w:val="00F360BF"/>
    <w:rsid w:val="00F362C8"/>
    <w:rsid w:val="00F40812"/>
    <w:rsid w:val="00F42F2E"/>
    <w:rsid w:val="00F43EE4"/>
    <w:rsid w:val="00F50115"/>
    <w:rsid w:val="00F52533"/>
    <w:rsid w:val="00F54983"/>
    <w:rsid w:val="00F60F88"/>
    <w:rsid w:val="00F62428"/>
    <w:rsid w:val="00F6390B"/>
    <w:rsid w:val="00F64DF6"/>
    <w:rsid w:val="00F66D5F"/>
    <w:rsid w:val="00F72FD2"/>
    <w:rsid w:val="00F812E2"/>
    <w:rsid w:val="00F8159B"/>
    <w:rsid w:val="00F83A0F"/>
    <w:rsid w:val="00F84376"/>
    <w:rsid w:val="00F84C32"/>
    <w:rsid w:val="00F8650C"/>
    <w:rsid w:val="00F8716E"/>
    <w:rsid w:val="00F87562"/>
    <w:rsid w:val="00F87D1E"/>
    <w:rsid w:val="00F9043A"/>
    <w:rsid w:val="00F91AFB"/>
    <w:rsid w:val="00F97124"/>
    <w:rsid w:val="00FA5093"/>
    <w:rsid w:val="00FB421C"/>
    <w:rsid w:val="00FB4AF4"/>
    <w:rsid w:val="00FB6A85"/>
    <w:rsid w:val="00FB76B9"/>
    <w:rsid w:val="00FB7EE4"/>
    <w:rsid w:val="00FC03DC"/>
    <w:rsid w:val="00FC3E2F"/>
    <w:rsid w:val="00FE0E20"/>
    <w:rsid w:val="00FE361B"/>
    <w:rsid w:val="00FE36C9"/>
    <w:rsid w:val="00FE46D0"/>
    <w:rsid w:val="00FE5129"/>
    <w:rsid w:val="00FE6764"/>
    <w:rsid w:val="00FE6A92"/>
    <w:rsid w:val="00FE7768"/>
    <w:rsid w:val="01550A88"/>
    <w:rsid w:val="01BCB2B6"/>
    <w:rsid w:val="02284F10"/>
    <w:rsid w:val="023685B8"/>
    <w:rsid w:val="0511827C"/>
    <w:rsid w:val="0599AAB4"/>
    <w:rsid w:val="05C85A0C"/>
    <w:rsid w:val="0699C6DC"/>
    <w:rsid w:val="07E794C3"/>
    <w:rsid w:val="0827E2C4"/>
    <w:rsid w:val="0981B153"/>
    <w:rsid w:val="0B9A9B90"/>
    <w:rsid w:val="0BB570A4"/>
    <w:rsid w:val="0BC0218E"/>
    <w:rsid w:val="0C6A6E5E"/>
    <w:rsid w:val="0CC38BC1"/>
    <w:rsid w:val="0D046F27"/>
    <w:rsid w:val="0D8F8F89"/>
    <w:rsid w:val="0F13B5F4"/>
    <w:rsid w:val="0F70A72D"/>
    <w:rsid w:val="0FFDE105"/>
    <w:rsid w:val="108CB9B0"/>
    <w:rsid w:val="1170F9EF"/>
    <w:rsid w:val="1188F272"/>
    <w:rsid w:val="11D0822F"/>
    <w:rsid w:val="11E316BC"/>
    <w:rsid w:val="11F3F619"/>
    <w:rsid w:val="13694BE4"/>
    <w:rsid w:val="139149C2"/>
    <w:rsid w:val="14340215"/>
    <w:rsid w:val="148A371B"/>
    <w:rsid w:val="1522488F"/>
    <w:rsid w:val="1536D26C"/>
    <w:rsid w:val="15B9A7ED"/>
    <w:rsid w:val="15C1B579"/>
    <w:rsid w:val="160343FF"/>
    <w:rsid w:val="18C9762C"/>
    <w:rsid w:val="18DD9936"/>
    <w:rsid w:val="1930C623"/>
    <w:rsid w:val="19EADFB5"/>
    <w:rsid w:val="1A42CFFD"/>
    <w:rsid w:val="1AEF99EF"/>
    <w:rsid w:val="1B5EFCD2"/>
    <w:rsid w:val="1CAAB18D"/>
    <w:rsid w:val="1D643DA1"/>
    <w:rsid w:val="1E0BBF2A"/>
    <w:rsid w:val="1F40D7E9"/>
    <w:rsid w:val="1F730653"/>
    <w:rsid w:val="1F9150F3"/>
    <w:rsid w:val="1FD060D2"/>
    <w:rsid w:val="2146245F"/>
    <w:rsid w:val="21A1BBA6"/>
    <w:rsid w:val="2205B7A1"/>
    <w:rsid w:val="220DEE3B"/>
    <w:rsid w:val="221E13C3"/>
    <w:rsid w:val="226BEA94"/>
    <w:rsid w:val="23574E7D"/>
    <w:rsid w:val="2391C1FB"/>
    <w:rsid w:val="23B9990D"/>
    <w:rsid w:val="2507C4AE"/>
    <w:rsid w:val="25209CE4"/>
    <w:rsid w:val="25503E6F"/>
    <w:rsid w:val="256B1C95"/>
    <w:rsid w:val="25BD1D7F"/>
    <w:rsid w:val="270A8B8F"/>
    <w:rsid w:val="274CD582"/>
    <w:rsid w:val="2856BEA8"/>
    <w:rsid w:val="29839F28"/>
    <w:rsid w:val="29C52B9F"/>
    <w:rsid w:val="2A48E654"/>
    <w:rsid w:val="2AB777A1"/>
    <w:rsid w:val="2B9BD5C1"/>
    <w:rsid w:val="2C20253A"/>
    <w:rsid w:val="2C53E146"/>
    <w:rsid w:val="2E7E18A8"/>
    <w:rsid w:val="2EA8B922"/>
    <w:rsid w:val="2FF38973"/>
    <w:rsid w:val="3014136B"/>
    <w:rsid w:val="314ADF99"/>
    <w:rsid w:val="325720DA"/>
    <w:rsid w:val="32BEE219"/>
    <w:rsid w:val="32C8C5D4"/>
    <w:rsid w:val="32DB2F9B"/>
    <w:rsid w:val="33E1FFC1"/>
    <w:rsid w:val="342DA857"/>
    <w:rsid w:val="3482805B"/>
    <w:rsid w:val="35115F63"/>
    <w:rsid w:val="352AB996"/>
    <w:rsid w:val="3549A2A4"/>
    <w:rsid w:val="355D6E15"/>
    <w:rsid w:val="36BB61EB"/>
    <w:rsid w:val="36D965FA"/>
    <w:rsid w:val="3728341D"/>
    <w:rsid w:val="387082EE"/>
    <w:rsid w:val="3A140895"/>
    <w:rsid w:val="3A229BF9"/>
    <w:rsid w:val="3AB199C2"/>
    <w:rsid w:val="3AC20B4E"/>
    <w:rsid w:val="3AD89982"/>
    <w:rsid w:val="3C3D751A"/>
    <w:rsid w:val="3C753773"/>
    <w:rsid w:val="3C86FBB4"/>
    <w:rsid w:val="3CD786BC"/>
    <w:rsid w:val="3D78105C"/>
    <w:rsid w:val="3DF95271"/>
    <w:rsid w:val="3E402AD0"/>
    <w:rsid w:val="3F72E01C"/>
    <w:rsid w:val="4142223D"/>
    <w:rsid w:val="41882CD2"/>
    <w:rsid w:val="41B709A0"/>
    <w:rsid w:val="41BFA968"/>
    <w:rsid w:val="42340B64"/>
    <w:rsid w:val="423AFC97"/>
    <w:rsid w:val="42D7F097"/>
    <w:rsid w:val="42F26FC8"/>
    <w:rsid w:val="432BEB77"/>
    <w:rsid w:val="4403BA08"/>
    <w:rsid w:val="46E9D2FE"/>
    <w:rsid w:val="4707B305"/>
    <w:rsid w:val="47691395"/>
    <w:rsid w:val="486624D4"/>
    <w:rsid w:val="48937684"/>
    <w:rsid w:val="489AA1C8"/>
    <w:rsid w:val="49863D58"/>
    <w:rsid w:val="49A78DFB"/>
    <w:rsid w:val="4A5F69BF"/>
    <w:rsid w:val="4AF22DAC"/>
    <w:rsid w:val="4B62B42F"/>
    <w:rsid w:val="4C0350BA"/>
    <w:rsid w:val="4CAE8621"/>
    <w:rsid w:val="4E9E0DF2"/>
    <w:rsid w:val="4F723B41"/>
    <w:rsid w:val="4F9A87B9"/>
    <w:rsid w:val="4FE7068C"/>
    <w:rsid w:val="50203CFC"/>
    <w:rsid w:val="5064041E"/>
    <w:rsid w:val="5075A574"/>
    <w:rsid w:val="50D6B066"/>
    <w:rsid w:val="5131B900"/>
    <w:rsid w:val="5166B9DA"/>
    <w:rsid w:val="51E30632"/>
    <w:rsid w:val="528231B4"/>
    <w:rsid w:val="52ACB2DD"/>
    <w:rsid w:val="55274BB9"/>
    <w:rsid w:val="55A0800D"/>
    <w:rsid w:val="574148B5"/>
    <w:rsid w:val="574B6B6B"/>
    <w:rsid w:val="5754BB21"/>
    <w:rsid w:val="5833126F"/>
    <w:rsid w:val="58746AB0"/>
    <w:rsid w:val="58B7F9A9"/>
    <w:rsid w:val="5917DE37"/>
    <w:rsid w:val="5966751A"/>
    <w:rsid w:val="5A7682BE"/>
    <w:rsid w:val="5AD96454"/>
    <w:rsid w:val="5B6AD889"/>
    <w:rsid w:val="5BBF168A"/>
    <w:rsid w:val="5C2BBC9D"/>
    <w:rsid w:val="5D068EC1"/>
    <w:rsid w:val="5D7C3690"/>
    <w:rsid w:val="5EA1B3A2"/>
    <w:rsid w:val="5EA6B58B"/>
    <w:rsid w:val="5EAE24EF"/>
    <w:rsid w:val="5F33323D"/>
    <w:rsid w:val="6022003F"/>
    <w:rsid w:val="602407BE"/>
    <w:rsid w:val="60F506DB"/>
    <w:rsid w:val="612D7B84"/>
    <w:rsid w:val="6149DF50"/>
    <w:rsid w:val="614DE742"/>
    <w:rsid w:val="628DC947"/>
    <w:rsid w:val="62E0BB6D"/>
    <w:rsid w:val="6313FD25"/>
    <w:rsid w:val="633344CD"/>
    <w:rsid w:val="635698AE"/>
    <w:rsid w:val="63BDBD87"/>
    <w:rsid w:val="64EAF0BD"/>
    <w:rsid w:val="654732F5"/>
    <w:rsid w:val="66AB08F1"/>
    <w:rsid w:val="66C86B99"/>
    <w:rsid w:val="66D14FA5"/>
    <w:rsid w:val="671D3908"/>
    <w:rsid w:val="67255C3F"/>
    <w:rsid w:val="6804411B"/>
    <w:rsid w:val="684F4075"/>
    <w:rsid w:val="69847FB8"/>
    <w:rsid w:val="69B1C1A7"/>
    <w:rsid w:val="6AC331F7"/>
    <w:rsid w:val="6B7DD063"/>
    <w:rsid w:val="6B7F0E8A"/>
    <w:rsid w:val="6BBE8356"/>
    <w:rsid w:val="6BE8FB54"/>
    <w:rsid w:val="6DF9DE80"/>
    <w:rsid w:val="6E9F8F95"/>
    <w:rsid w:val="6EC117B3"/>
    <w:rsid w:val="6F32A281"/>
    <w:rsid w:val="6F45431A"/>
    <w:rsid w:val="6F5C62C0"/>
    <w:rsid w:val="6F86E3D9"/>
    <w:rsid w:val="7003FFF4"/>
    <w:rsid w:val="70EBA3A2"/>
    <w:rsid w:val="720BB9B4"/>
    <w:rsid w:val="72F7EB4E"/>
    <w:rsid w:val="734D565F"/>
    <w:rsid w:val="73A621D7"/>
    <w:rsid w:val="7547D1F1"/>
    <w:rsid w:val="75B663A3"/>
    <w:rsid w:val="76029424"/>
    <w:rsid w:val="762690CF"/>
    <w:rsid w:val="7654174A"/>
    <w:rsid w:val="76563432"/>
    <w:rsid w:val="768EF92F"/>
    <w:rsid w:val="76B9CDD6"/>
    <w:rsid w:val="770B75D0"/>
    <w:rsid w:val="770D2E64"/>
    <w:rsid w:val="7711A786"/>
    <w:rsid w:val="77DBD40B"/>
    <w:rsid w:val="78D57B37"/>
    <w:rsid w:val="7A03CA5E"/>
    <w:rsid w:val="7A9B274D"/>
    <w:rsid w:val="7B6483AF"/>
    <w:rsid w:val="7BCD3E06"/>
    <w:rsid w:val="7C203A4D"/>
    <w:rsid w:val="7CFE09B0"/>
    <w:rsid w:val="7DDD41EE"/>
    <w:rsid w:val="7E46D99A"/>
    <w:rsid w:val="7EAB6EA4"/>
    <w:rsid w:val="7EB6EE3E"/>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AA881"/>
  <w15:docId w15:val="{F81FA473-2624-48D6-A884-42B1E9E9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11"/>
    <w:rPr>
      <w:rFonts w:asciiTheme="minorHAnsi" w:eastAsiaTheme="minorHAnsi" w:hAnsiTheme="minorHAnsi" w:cstheme="minorBidi"/>
      <w:sz w:val="22"/>
      <w:szCs w:val="22"/>
      <w:lang w:val="en-MY"/>
    </w:rPr>
  </w:style>
  <w:style w:type="paragraph" w:styleId="Heading1">
    <w:name w:val="heading 1"/>
    <w:basedOn w:val="Normal"/>
    <w:next w:val="Normal"/>
    <w:link w:val="Heading1Char"/>
    <w:uiPriority w:val="9"/>
    <w:qFormat/>
    <w:rsid w:val="000053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uiPriority w:val="99"/>
    <w:unhideWhenUsed/>
    <w:pPr>
      <w:spacing w:beforeAutospacing="1" w:after="0" w:afterAutospacing="1"/>
    </w:pPr>
    <w:rPr>
      <w:sz w:val="24"/>
      <w:szCs w:val="24"/>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GridTable4-Accent31">
    <w:name w:val="Grid Table 4 - Accent 31"/>
    <w:basedOn w:val="TableNormal"/>
    <w:uiPriority w:val="49"/>
    <w:pPr>
      <w:spacing w:after="0" w:line="240" w:lineRule="auto"/>
    </w:p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rFonts w:eastAsiaTheme="minorEastAsia"/>
      <w:lang w:val="en-US"/>
    </w:rPr>
  </w:style>
  <w:style w:type="paragraph" w:customStyle="1" w:styleId="Default">
    <w:name w:val="Default"/>
    <w:rsid w:val="00F6390B"/>
    <w:pPr>
      <w:autoSpaceDE w:val="0"/>
      <w:autoSpaceDN w:val="0"/>
      <w:adjustRightInd w:val="0"/>
      <w:spacing w:after="0" w:line="240" w:lineRule="auto"/>
    </w:pPr>
    <w:rPr>
      <w:color w:val="000000"/>
      <w:sz w:val="24"/>
      <w:szCs w:val="24"/>
      <w:lang w:val="en-MY"/>
    </w:rPr>
  </w:style>
  <w:style w:type="character" w:customStyle="1" w:styleId="Heading1Char">
    <w:name w:val="Heading 1 Char"/>
    <w:basedOn w:val="DefaultParagraphFont"/>
    <w:link w:val="Heading1"/>
    <w:uiPriority w:val="9"/>
    <w:rsid w:val="0000532F"/>
    <w:rPr>
      <w:rFonts w:asciiTheme="majorHAnsi" w:eastAsiaTheme="majorEastAsia" w:hAnsiTheme="majorHAnsi" w:cstheme="majorBidi"/>
      <w:color w:val="2E74B5" w:themeColor="accent1" w:themeShade="BF"/>
      <w:sz w:val="32"/>
      <w:szCs w:val="32"/>
      <w:lang w:val="en-MY"/>
    </w:rPr>
  </w:style>
  <w:style w:type="character" w:customStyle="1" w:styleId="Heading2Char">
    <w:name w:val="Heading 2 Char"/>
    <w:basedOn w:val="DefaultParagraphFont"/>
    <w:link w:val="Heading2"/>
    <w:uiPriority w:val="9"/>
    <w:rsid w:val="0000532F"/>
    <w:rPr>
      <w:rFonts w:asciiTheme="majorHAnsi" w:eastAsiaTheme="majorEastAsia" w:hAnsiTheme="majorHAnsi" w:cstheme="majorBidi"/>
      <w:color w:val="2E74B5" w:themeColor="accent1" w:themeShade="BF"/>
      <w:sz w:val="26"/>
      <w:szCs w:val="26"/>
      <w:lang w:val="en-MY"/>
    </w:rPr>
  </w:style>
  <w:style w:type="character" w:customStyle="1" w:styleId="Heading3Char">
    <w:name w:val="Heading 3 Char"/>
    <w:basedOn w:val="DefaultParagraphFont"/>
    <w:link w:val="Heading3"/>
    <w:uiPriority w:val="9"/>
    <w:rsid w:val="0000532F"/>
    <w:rPr>
      <w:rFonts w:asciiTheme="majorHAnsi" w:eastAsiaTheme="majorEastAsia" w:hAnsiTheme="majorHAnsi" w:cstheme="majorBidi"/>
      <w:color w:val="1F4D78" w:themeColor="accent1" w:themeShade="7F"/>
      <w:sz w:val="24"/>
      <w:szCs w:val="24"/>
      <w:lang w:val="en-MY"/>
    </w:rPr>
  </w:style>
  <w:style w:type="paragraph" w:styleId="ListParagraph">
    <w:name w:val="List Paragraph"/>
    <w:basedOn w:val="Normal"/>
    <w:uiPriority w:val="99"/>
    <w:rsid w:val="00E370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987815">
      <w:bodyDiv w:val="1"/>
      <w:marLeft w:val="0"/>
      <w:marRight w:val="0"/>
      <w:marTop w:val="0"/>
      <w:marBottom w:val="0"/>
      <w:divBdr>
        <w:top w:val="none" w:sz="0" w:space="0" w:color="auto"/>
        <w:left w:val="none" w:sz="0" w:space="0" w:color="auto"/>
        <w:bottom w:val="none" w:sz="0" w:space="0" w:color="auto"/>
        <w:right w:val="none" w:sz="0" w:space="0" w:color="auto"/>
      </w:divBdr>
    </w:div>
    <w:div w:id="1048990327">
      <w:bodyDiv w:val="1"/>
      <w:marLeft w:val="0"/>
      <w:marRight w:val="0"/>
      <w:marTop w:val="0"/>
      <w:marBottom w:val="0"/>
      <w:divBdr>
        <w:top w:val="none" w:sz="0" w:space="0" w:color="auto"/>
        <w:left w:val="none" w:sz="0" w:space="0" w:color="auto"/>
        <w:bottom w:val="none" w:sz="0" w:space="0" w:color="auto"/>
        <w:right w:val="none" w:sz="0" w:space="0" w:color="auto"/>
      </w:divBdr>
    </w:div>
    <w:div w:id="1496148715">
      <w:bodyDiv w:val="1"/>
      <w:marLeft w:val="0"/>
      <w:marRight w:val="0"/>
      <w:marTop w:val="0"/>
      <w:marBottom w:val="0"/>
      <w:divBdr>
        <w:top w:val="none" w:sz="0" w:space="0" w:color="auto"/>
        <w:left w:val="none" w:sz="0" w:space="0" w:color="auto"/>
        <w:bottom w:val="none" w:sz="0" w:space="0" w:color="auto"/>
        <w:right w:val="none" w:sz="0" w:space="0" w:color="auto"/>
      </w:divBdr>
    </w:div>
    <w:div w:id="1594388897">
      <w:bodyDiv w:val="1"/>
      <w:marLeft w:val="0"/>
      <w:marRight w:val="0"/>
      <w:marTop w:val="0"/>
      <w:marBottom w:val="0"/>
      <w:divBdr>
        <w:top w:val="none" w:sz="0" w:space="0" w:color="auto"/>
        <w:left w:val="none" w:sz="0" w:space="0" w:color="auto"/>
        <w:bottom w:val="none" w:sz="0" w:space="0" w:color="auto"/>
        <w:right w:val="none" w:sz="0" w:space="0" w:color="auto"/>
      </w:divBdr>
    </w:div>
    <w:div w:id="1675451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customXml" Target="../customXml/item5.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2T15:26:29.210"/>
    </inkml:context>
    <inkml:brush xml:id="br0">
      <inkml:brushProperty name="width" value="0.1" units="cm"/>
      <inkml:brushProperty name="height" value="0.1" units="cm"/>
    </inkml:brush>
  </inkml:definitions>
  <inkml:trace contextRef="#ctx0" brushRef="#br0">324 830 5010,'0'0'2727,"26"-26"-2399,-14 13-282,182-195 410,-178 189-447,201-240 46,-23-15-309,-177 245 444,-16 28 175,-8 14 564,-3 9-838,2 0 1,1 1-1,-8 42 1,-6 81-159,16-100 90,-13 98-30,-55 359 41,45-381-27,-4-2 1,-6-1-1,-72 156 0,105-266-5,2-1-1,-1 0-1,0 0 1,0 0-1,-1-1 0,0 1 1,0-1-1,-11 10 1,15-16-2,-1 0 1,1 0-1,-1 0 1,1 0 0,-1 0-1,1 0 1,-1-1-1,0 1 1,1 0-1,-1-1 1,0 0-1,0 1 1,1-1 0,-1 0-1,0 0 1,0 0-1,1 0 1,-1 0-1,0 0 1,0-1 0,1 1-1,-3-1 1,1-1-7,0 1 0,0-1-1,-1 1 1,1-1 0,0 0 0,1 0 0,-1 0 0,0-1 0,1 1 0,-3-4 0,-6-7-36,2 0 0,0-1 0,1 0 0,0 0 0,-8-21 0,4 2-101,-13-52-1,17 46 27,2-1 1,-1-41 0,4-81-48,3 154 161,0-22-3,1 0 0,2-1 0,1 1 0,1 0 0,16-51 0,-4 36 11,1 0-1,37-63 1,-40 81-1,2 2 0,0 0 0,2 2 0,1 0 0,25-23 0,-38 40-3,0-1 0,0 1 0,1 1 0,0 0 0,0 0 0,0 0 0,1 1 0,-1 0 0,1 1 0,14-4 0,-21 6 1,0 1 0,0 0 0,0 0 1,0 0-1,0 0 0,1 0 0,-1 0 0,0 0 0,0 1 0,0-1 0,0 1 0,0-1 0,0 1 1,0 0-1,0 0 0,0 0 0,0 0 0,-1 0 0,1 0 0,0 0 0,-1 1 0,1-1 0,-1 1 1,1-1-1,-1 1 0,0-1 0,1 1 0,-1 0 0,0 0 0,1 2 0,2 6 10,0 0-1,-1 0 0,0 1 1,2 19-1,-4-26-8,7 70 182,-3 0 1,-4 75-1,-2-74-233,1-75 39,1 0-1,-1 0 0,0 0 0,0 0 1,0 0-1,1 0 0,-1 0 1,0 1-1,0-1 0,0 0 0,1 0 1,-1 0-1,0 0 0,0 0 0,0 0 1,1 0-1,-1-1 0,0 1 1,0 0-1,0 0 0,1 0 0,-1 0 1,0 0-1,0 0 0,0 0 0,0 0 1,1 0-1,-1-1 0,0 1 0,0 0 1,0 0-1,0 0 0,0 0 1,1 0-1,-1-1 0,0 1 0,0 0 1,0 0-1,0 0 0,0-1 0,0 1 1,0 0-1,0 0 0,16-21-100,-2-1 0,12-24-1,-17 28 106,1 1-1,1 0 0,0 0 1,1 1-1,27-27 1,-18 28-20,-21 15 30,1-1-1,-1 1 1,0 0-1,1 0 1,-1 0-1,1-1 1,-1 1-1,1 0 1,-1 0-1,1 0 1,-1 0-1,0 0 1,1 0-1,-1 0 1,1 0-1,-1 0 0,1 0 1,-1 0-1,1 0 1,-1 0-1,1 0 1,-1 0-1,0 0 1,1 1-1,-1-1 1,1 0-1,-1 0 1,1 0-1,-1 1 1,0-1-1,1 0 1,-1 1-1,0-1 1,1 0-1,-1 1 1,0-1-1,0 0 1,1 1-1,-1-1 1,0 1-1,0-1 0,1 0 1,-1 1-1,0-1 1,0 1-1,0-1 1,0 1-1,0-1 1,0 1-1,0 0 1,2 37 318,-2-30-313,0-1 1,0 1-1,0-1 1,1 1-1,1-1 0,-1 1 1,1-1-1,0 0 1,5 12-1,-2-12-319,-4-5 314,0-1 1,0 1-1,0 0 0,0 0 1,0 0-1,0 0 0,-1-1 1,1 1-1,0 3 0,3 33 434,-4-33-395,0 1 1,1 0-1,0-1 0,0 1 0,0-1 0,0 1 0,1-1 1,0 1-1,4 6 0,-4-6-36,1 0-8,1-15 16,43-195 127,-9 28-246,100-263-398,-128 411 514,0 3 50,-1-1 1,-2 0-1,5-30 0,-35 115 2943,-5 28-2690,-29 160 1,12 101-22,21 334-699,24-679-225,0-8-466,-4-72-3181,1 21 208</inkml:trace>
  <inkml:trace contextRef="#ctx0" brushRef="#br0" timeOffset="570.58">1 1461 7171,'0'0'3874,"18"-11"-3610,76-43 118,251-136 589,-172 95-787,401-193-98,-399 214-192,253-71 0,-402 138 99,-13 2 9,1 2 0,0-1 0,0 2 0,27-2 0,-60 14 1353,-129 73 518,138-77-1937,10-3-534,15-2-772,-6-2 1255,17 0-91,1-1 0,-1-1 0,-1-2 0,46-13 0,99-46-420,-144 53 612,2 3 377,-15 5-588</inkml:trace>
  <inkml:trace contextRef="#ctx0" brushRef="#br0" timeOffset="939.02">2793 555 7491,'0'0'4466,"83"-60"-13590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30E2CE-3410-4F63-B3C1-E17C945F2332}">
  <we:reference id="e849ddb8-6bbd-4833-bd4b-59030099d63e" version="1.0.0.0" store="EXCatalog" storeType="EXCatalog"/>
  <we:alternateReferences>
    <we:reference id="WA200000113" version="1.0.0.0" store="en-MY"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B3EC17AC5AD5469EADDF1B48B80B31" ma:contentTypeVersion="2" ma:contentTypeDescription="Create a new document." ma:contentTypeScope="" ma:versionID="7f61a236ae9b916ef4c083be8f9d5337">
  <xsd:schema xmlns:xsd="http://www.w3.org/2001/XMLSchema" xmlns:xs="http://www.w3.org/2001/XMLSchema" xmlns:p="http://schemas.microsoft.com/office/2006/metadata/properties" xmlns:ns2="8bcb326d-9d0d-42cb-9095-33db115eb320" targetNamespace="http://schemas.microsoft.com/office/2006/metadata/properties" ma:root="true" ma:fieldsID="06906c125b81662ee80b7ceebfc59c78" ns2:_="">
    <xsd:import namespace="8bcb326d-9d0d-42cb-9095-33db115eb3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cb326d-9d0d-42cb-9095-33db115eb3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F211C54A-BAE9-4FD8-87C2-2066F0F7D9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cb326d-9d0d-42cb-9095-33db115eb3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3247D4-45F9-4776-8C0E-35E2366F3C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13CB43-4D59-4F18-B99C-AE9676ACBF59}">
  <ds:schemaRefs>
    <ds:schemaRef ds:uri="http://schemas.microsoft.com/sharepoint/v3/contenttype/forms"/>
  </ds:schemaRefs>
</ds:datastoreItem>
</file>

<file path=customXml/itemProps4.xml><?xml version="1.0" encoding="utf-8"?>
<ds:datastoreItem xmlns:ds="http://schemas.openxmlformats.org/officeDocument/2006/customXml" ds:itemID="{1FE02F30-1ED1-462B-8673-C17A539D0465}">
  <ds:schemaRefs>
    <ds:schemaRef ds:uri="http://schemas.openxmlformats.org/officeDocument/2006/bibliography"/>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57</Pages>
  <Words>4401</Words>
  <Characters>25088</Characters>
  <Application>Microsoft Office Word</Application>
  <DocSecurity>0</DocSecurity>
  <Lines>209</Lines>
  <Paragraphs>58</Paragraphs>
  <ScaleCrop>false</ScaleCrop>
  <Company>Microsoft</Company>
  <LinksUpToDate>false</LinksUpToDate>
  <CharactersWithSpaces>29431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cp:lastModifiedBy>TIN HUI HUI</cp:lastModifiedBy>
  <cp:revision>375</cp:revision>
  <dcterms:created xsi:type="dcterms:W3CDTF">2020-07-15T05:11:00Z</dcterms:created>
  <dcterms:modified xsi:type="dcterms:W3CDTF">2022-09-09T01:53:00Z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ContentTypeId">
    <vt:lpwstr>0x010100D1B3EC17AC5AD5469EADDF1B48B80B31</vt:lpwstr>
  </property>
</Properties>
</file>